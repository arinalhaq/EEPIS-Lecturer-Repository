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9437915" w14:textId="77777777" w:rsidR="00880209" w:rsidRPr="00615F35" w:rsidRDefault="00880209" w:rsidP="00880209">
      <w:pPr>
        <w:rPr>
          <w:noProof/>
        </w:rPr>
      </w:pPr>
      <w:bookmarkStart w:id="0" w:name="_GoBack"/>
      <w:bookmarkEnd w:id="0"/>
      <w:r w:rsidRPr="00615F35">
        <w:rPr>
          <w:noProof/>
          <w:lang w:val="en-US"/>
        </w:rPr>
        <w:drawing>
          <wp:anchor distT="0" distB="0" distL="114300" distR="114300" simplePos="0" relativeHeight="251659264" behindDoc="0" locked="0" layoutInCell="1" allowOverlap="1" wp14:anchorId="3B98040D" wp14:editId="51E039AB">
            <wp:simplePos x="0" y="0"/>
            <wp:positionH relativeFrom="column">
              <wp:posOffset>-3931264</wp:posOffset>
            </wp:positionH>
            <wp:positionV relativeFrom="paragraph">
              <wp:posOffset>-2626021</wp:posOffset>
            </wp:positionV>
            <wp:extent cx="14063546" cy="16225131"/>
            <wp:effectExtent l="0" t="0" r="0" b="571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1.jpg"/>
                    <pic:cNvPicPr/>
                  </pic:nvPicPr>
                  <pic:blipFill>
                    <a:blip r:embed="rId10">
                      <a:extLst>
                        <a:ext uri="{28A0092B-C50C-407E-A947-70E740481C1C}">
                          <a14:useLocalDpi xmlns:a14="http://schemas.microsoft.com/office/drawing/2010/main" val="0"/>
                        </a:ext>
                      </a:extLst>
                    </a:blip>
                    <a:stretch>
                      <a:fillRect/>
                    </a:stretch>
                  </pic:blipFill>
                  <pic:spPr>
                    <a:xfrm>
                      <a:off x="0" y="0"/>
                      <a:ext cx="14063546" cy="16225131"/>
                    </a:xfrm>
                    <a:prstGeom prst="rect">
                      <a:avLst/>
                    </a:prstGeom>
                  </pic:spPr>
                </pic:pic>
              </a:graphicData>
            </a:graphic>
            <wp14:sizeRelH relativeFrom="page">
              <wp14:pctWidth>0</wp14:pctWidth>
            </wp14:sizeRelH>
            <wp14:sizeRelV relativeFrom="page">
              <wp14:pctHeight>0</wp14:pctHeight>
            </wp14:sizeRelV>
          </wp:anchor>
        </w:drawing>
      </w:r>
      <w:r w:rsidRPr="00615F35">
        <w:rPr>
          <w:noProof/>
          <w:lang w:val="en-US"/>
        </w:rPr>
        <mc:AlternateContent>
          <mc:Choice Requires="wps">
            <w:drawing>
              <wp:anchor distT="45720" distB="45720" distL="114300" distR="114300" simplePos="0" relativeHeight="251661312" behindDoc="0" locked="0" layoutInCell="1" allowOverlap="1" wp14:anchorId="221131E2" wp14:editId="08B38000">
                <wp:simplePos x="0" y="0"/>
                <wp:positionH relativeFrom="column">
                  <wp:posOffset>3648075</wp:posOffset>
                </wp:positionH>
                <wp:positionV relativeFrom="paragraph">
                  <wp:posOffset>3590925</wp:posOffset>
                </wp:positionV>
                <wp:extent cx="2553335" cy="1404620"/>
                <wp:effectExtent l="0" t="0" r="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3335" cy="1404620"/>
                        </a:xfrm>
                        <a:prstGeom prst="rect">
                          <a:avLst/>
                        </a:prstGeom>
                        <a:noFill/>
                        <a:ln w="9525">
                          <a:noFill/>
                          <a:miter lim="800000"/>
                          <a:headEnd/>
                          <a:tailEnd/>
                        </a:ln>
                      </wps:spPr>
                      <wps:txbx>
                        <w:txbxContent>
                          <w:p w14:paraId="7B35E303" w14:textId="77777777" w:rsidR="00D57C50" w:rsidRPr="00132CAA" w:rsidRDefault="00D57C50" w:rsidP="00880209">
                            <w:pPr>
                              <w:spacing w:after="0"/>
                              <w:jc w:val="right"/>
                              <w:rPr>
                                <w:rFonts w:ascii="Century Gothic" w:hAnsi="Century Gothic" w:cstheme="minorHAnsi"/>
                                <w:color w:val="607D8B"/>
                                <w:sz w:val="28"/>
                              </w:rPr>
                            </w:pPr>
                            <w:r>
                              <w:rPr>
                                <w:rFonts w:ascii="Century Gothic" w:hAnsi="Century Gothic" w:cstheme="minorHAnsi"/>
                                <w:color w:val="607D8B"/>
                                <w:sz w:val="28"/>
                              </w:rPr>
                              <w:t>ARINAL HAQ</w:t>
                            </w:r>
                          </w:p>
                          <w:p w14:paraId="5D52F12F" w14:textId="77777777" w:rsidR="00D57C50" w:rsidRPr="00132CAA" w:rsidRDefault="00D57C50" w:rsidP="00880209">
                            <w:pPr>
                              <w:spacing w:after="0"/>
                              <w:jc w:val="right"/>
                              <w:rPr>
                                <w:rFonts w:ascii="Century Gothic" w:hAnsi="Century Gothic" w:cstheme="minorHAnsi"/>
                                <w:color w:val="607D8B"/>
                                <w:sz w:val="28"/>
                              </w:rPr>
                            </w:pPr>
                            <w:r>
                              <w:rPr>
                                <w:rFonts w:ascii="Century Gothic" w:hAnsi="Century Gothic" w:cstheme="minorHAnsi"/>
                                <w:color w:val="607D8B"/>
                                <w:sz w:val="28"/>
                              </w:rPr>
                              <w:t>2110171051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87.25pt;margin-top:282.75pt;width:201.0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" filled="f" stroked="f">
                <v:textbox style="mso-fit-shape-to-text:t">
                  <w:txbxContent>
                    <w:p w14:paraId="7B35E303" w14:textId="77777777" w:rsidR="00D57C50" w:rsidRPr="00132CAA" w:rsidRDefault="00D57C50" w:rsidP="00880209">
                      <w:pPr>
                        <w:spacing w:after="0"/>
                        <w:jc w:val="right"/>
                        <w:rPr>
                          <w:rFonts w:ascii="Century Gothic" w:hAnsi="Century Gothic" w:cstheme="minorHAnsi"/>
                          <w:color w:val="607D8B"/>
                          <w:sz w:val="28"/>
                        </w:rPr>
                      </w:pPr>
                      <w:r>
                        <w:rPr>
                          <w:rFonts w:ascii="Century Gothic" w:hAnsi="Century Gothic" w:cstheme="minorHAnsi"/>
                          <w:color w:val="607D8B"/>
                          <w:sz w:val="28"/>
                        </w:rPr>
                        <w:t>ARINAL HAQ</w:t>
                      </w:r>
                    </w:p>
                    <w:p w14:paraId="5D52F12F" w14:textId="77777777" w:rsidR="00D57C50" w:rsidRPr="00132CAA" w:rsidRDefault="00D57C50" w:rsidP="00880209">
                      <w:pPr>
                        <w:spacing w:after="0"/>
                        <w:jc w:val="right"/>
                        <w:rPr>
                          <w:rFonts w:ascii="Century Gothic" w:hAnsi="Century Gothic" w:cstheme="minorHAnsi"/>
                          <w:color w:val="607D8B"/>
                          <w:sz w:val="28"/>
                        </w:rPr>
                      </w:pPr>
                      <w:r>
                        <w:rPr>
                          <w:rFonts w:ascii="Century Gothic" w:hAnsi="Century Gothic" w:cstheme="minorHAnsi"/>
                          <w:color w:val="607D8B"/>
                          <w:sz w:val="28"/>
                        </w:rPr>
                        <w:t>2110171051</w:t>
                      </w:r>
                    </w:p>
                  </w:txbxContent>
                </v:textbox>
                <w10:wrap type="square"/>
              </v:shape>
            </w:pict>
          </mc:Fallback>
        </mc:AlternateContent>
      </w:r>
      <w:r w:rsidRPr="00615F35">
        <w:rPr>
          <w:noProof/>
        </w:rPr>
        <w:softHyphen/>
      </w:r>
    </w:p>
    <w:p w14:paraId="7C88D332" w14:textId="77777777" w:rsidR="00880209" w:rsidRPr="00615F35" w:rsidRDefault="00880209" w:rsidP="009A21A5">
      <w:pPr>
        <w:rPr>
          <w:rFonts w:ascii="Times New Roman" w:hAnsi="Times New Roman" w:cs="Times New Roman"/>
          <w:b/>
          <w:noProof/>
          <w:sz w:val="28"/>
          <w:szCs w:val="28"/>
        </w:rPr>
      </w:pPr>
    </w:p>
    <w:p w14:paraId="281B2AB0" w14:textId="77777777" w:rsidR="00880209" w:rsidRPr="00615F35" w:rsidRDefault="00AB307F" w:rsidP="009A21A5">
      <w:pPr>
        <w:rPr>
          <w:rFonts w:ascii="Times New Roman" w:hAnsi="Times New Roman" w:cs="Times New Roman"/>
          <w:b/>
          <w:noProof/>
          <w:sz w:val="28"/>
          <w:szCs w:val="28"/>
        </w:rPr>
      </w:pPr>
      <w:r w:rsidRPr="00615F35">
        <w:rPr>
          <w:noProof/>
          <w:lang w:val="en-US"/>
        </w:rPr>
        <mc:AlternateContent>
          <mc:Choice Requires="wps">
            <w:drawing>
              <wp:anchor distT="45720" distB="45720" distL="114300" distR="114300" simplePos="0" relativeHeight="251660288" behindDoc="0" locked="0" layoutInCell="1" allowOverlap="1" wp14:anchorId="69422BC2" wp14:editId="2A958E50">
                <wp:simplePos x="0" y="0"/>
                <wp:positionH relativeFrom="column">
                  <wp:posOffset>2485390</wp:posOffset>
                </wp:positionH>
                <wp:positionV relativeFrom="paragraph">
                  <wp:posOffset>2591435</wp:posOffset>
                </wp:positionV>
                <wp:extent cx="3715385" cy="1404620"/>
                <wp:effectExtent l="0" t="0" r="0" b="508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5385" cy="1404620"/>
                        </a:xfrm>
                        <a:prstGeom prst="rect">
                          <a:avLst/>
                        </a:prstGeom>
                        <a:noFill/>
                        <a:ln w="9525">
                          <a:noFill/>
                          <a:miter lim="800000"/>
                          <a:headEnd/>
                          <a:tailEnd/>
                        </a:ln>
                      </wps:spPr>
                      <wps:txbx>
                        <w:txbxContent>
                          <w:p w14:paraId="392DCE93" w14:textId="77777777" w:rsidR="00D57C50" w:rsidRPr="00313962" w:rsidRDefault="00223E83" w:rsidP="00880209">
                            <w:pPr>
                              <w:jc w:val="right"/>
                              <w:rPr>
                                <w:rFonts w:ascii="Century Gothic" w:hAnsi="Century Gothic" w:cstheme="minorHAnsi"/>
                                <w:b/>
                                <w:color w:val="607D8B"/>
                                <w:sz w:val="40"/>
                                <w:lang w:val="en-ID"/>
                              </w:rPr>
                            </w:pPr>
                            <w:r>
                              <w:rPr>
                                <w:rFonts w:ascii="Century Gothic" w:hAnsi="Century Gothic" w:cstheme="minorHAnsi"/>
                                <w:b/>
                                <w:color w:val="607D8B"/>
                                <w:sz w:val="40"/>
                                <w:lang w:val="en-ID"/>
                              </w:rPr>
                              <w:t>COLLECTION (SET DAN LIST)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195.7pt;margin-top:204.05pt;width:292.55pt;height:110.6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" filled="f" stroked="f">
                <v:textbox style="mso-fit-shape-to-text:t">
                  <w:txbxContent>
                    <w:p w14:paraId="392DCE93" w14:textId="77777777" w:rsidR="00D57C50" w:rsidRPr="00313962" w:rsidRDefault="00223E83" w:rsidP="00880209">
                      <w:pPr>
                        <w:jc w:val="right"/>
                        <w:rPr>
                          <w:rFonts w:ascii="Century Gothic" w:hAnsi="Century Gothic" w:cstheme="minorHAnsi"/>
                          <w:b/>
                          <w:color w:val="607D8B"/>
                          <w:sz w:val="40"/>
                          <w:lang w:val="en-ID"/>
                        </w:rPr>
                      </w:pPr>
                      <w:r>
                        <w:rPr>
                          <w:rFonts w:ascii="Century Gothic" w:hAnsi="Century Gothic" w:cstheme="minorHAnsi"/>
                          <w:b/>
                          <w:color w:val="607D8B"/>
                          <w:sz w:val="40"/>
                          <w:lang w:val="en-ID"/>
                        </w:rPr>
                        <w:t>COLLECTION (SET DAN LIST)</w:t>
                      </w:r>
                    </w:p>
                  </w:txbxContent>
                </v:textbox>
                <w10:wrap type="square"/>
              </v:shape>
            </w:pict>
          </mc:Fallback>
        </mc:AlternateContent>
      </w:r>
      <w:r w:rsidR="00880209" w:rsidRPr="00615F35">
        <w:rPr>
          <w:rFonts w:ascii="Times New Roman" w:hAnsi="Times New Roman" w:cs="Times New Roman"/>
          <w:b/>
          <w:noProof/>
          <w:sz w:val="28"/>
          <w:szCs w:val="28"/>
        </w:rPr>
        <w:br w:type="page"/>
      </w:r>
    </w:p>
    <w:p w14:paraId="35416FA4" w14:textId="77777777" w:rsidR="009A21A5" w:rsidRPr="00615F35" w:rsidRDefault="009A21A5" w:rsidP="000B2924">
      <w:pPr>
        <w:pStyle w:val="ListParagraph"/>
        <w:numPr>
          <w:ilvl w:val="0"/>
          <w:numId w:val="1"/>
        </w:numPr>
        <w:ind w:left="426"/>
        <w:rPr>
          <w:rFonts w:ascii="Times New Roman" w:hAnsi="Times New Roman" w:cs="Times New Roman"/>
          <w:b/>
          <w:noProof/>
          <w:sz w:val="28"/>
          <w:szCs w:val="28"/>
        </w:rPr>
      </w:pPr>
      <w:r w:rsidRPr="00615F35">
        <w:rPr>
          <w:rFonts w:ascii="Times New Roman" w:hAnsi="Times New Roman" w:cs="Times New Roman"/>
          <w:b/>
          <w:noProof/>
          <w:sz w:val="28"/>
          <w:szCs w:val="28"/>
        </w:rPr>
        <w:lastRenderedPageBreak/>
        <w:t>PERCOBAAN</w:t>
      </w:r>
    </w:p>
    <w:p w14:paraId="2A64A7EB" w14:textId="77777777" w:rsidR="00C52883" w:rsidRPr="00D503E0" w:rsidRDefault="007209D3" w:rsidP="007209D3">
      <w:pPr>
        <w:pStyle w:val="ListParagraph"/>
        <w:numPr>
          <w:ilvl w:val="0"/>
          <w:numId w:val="9"/>
        </w:numPr>
        <w:rPr>
          <w:rFonts w:ascii="Times New Roman" w:hAnsi="Times New Roman" w:cs="Times New Roman"/>
          <w:bCs/>
          <w:sz w:val="24"/>
          <w:szCs w:val="24"/>
        </w:rPr>
      </w:pPr>
      <w:r w:rsidRPr="007209D3">
        <w:rPr>
          <w:rFonts w:ascii="Times New Roman" w:hAnsi="Times New Roman" w:cs="Times New Roman"/>
          <w:bCs/>
          <w:sz w:val="24"/>
        </w:rPr>
        <w:t>Memahami penggunaan class-class yang mengimplementasikan interface Set yaitu class HashSet dan class TreeSet</w:t>
      </w:r>
    </w:p>
    <w:p w14:paraId="728AA4D4" w14:textId="77777777" w:rsidR="003A75E9" w:rsidRPr="00081C9C" w:rsidRDefault="003A75E9" w:rsidP="009349E5">
      <w:pPr>
        <w:pStyle w:val="ListParagraph"/>
        <w:numPr>
          <w:ilvl w:val="0"/>
          <w:numId w:val="2"/>
        </w:numPr>
        <w:spacing w:after="0"/>
        <w:ind w:left="1200"/>
        <w:rPr>
          <w:rFonts w:ascii="Times New Roman" w:hAnsi="Times New Roman" w:cs="Times New Roman"/>
          <w:noProof/>
          <w:sz w:val="24"/>
          <w:szCs w:val="24"/>
        </w:rPr>
      </w:pPr>
      <w:r w:rsidRPr="00615F35">
        <w:rPr>
          <w:rFonts w:ascii="Times New Roman" w:hAnsi="Times New Roman" w:cs="Times New Roman"/>
          <w:noProof/>
          <w:sz w:val="24"/>
          <w:szCs w:val="24"/>
        </w:rPr>
        <w:t>Listing program</w:t>
      </w:r>
    </w:p>
    <w:p w14:paraId="4BE25DA3" w14:textId="77777777" w:rsidR="007209D3" w:rsidRPr="007209D3" w:rsidRDefault="007209D3" w:rsidP="007209D3">
      <w:pPr>
        <w:pBdr>
          <w:top w:val="single" w:sz="4" w:space="1" w:color="auto"/>
          <w:left w:val="single" w:sz="4" w:space="4" w:color="auto"/>
          <w:bottom w:val="single" w:sz="4" w:space="1" w:color="auto"/>
          <w:right w:val="single" w:sz="4" w:space="4" w:color="auto"/>
        </w:pBdr>
        <w:spacing w:after="0" w:line="240" w:lineRule="auto"/>
        <w:ind w:left="1200"/>
        <w:rPr>
          <w:rFonts w:ascii="Consolas" w:hAnsi="Consolas" w:cs="Courier New"/>
          <w:bCs/>
          <w:sz w:val="20"/>
          <w:szCs w:val="20"/>
        </w:rPr>
      </w:pPr>
      <w:r w:rsidRPr="007209D3">
        <w:rPr>
          <w:rFonts w:ascii="Consolas" w:hAnsi="Consolas" w:cs="Courier New"/>
          <w:bCs/>
          <w:sz w:val="20"/>
          <w:szCs w:val="20"/>
        </w:rPr>
        <w:t>import java.util.*;</w:t>
      </w:r>
    </w:p>
    <w:p w14:paraId="462F2363" w14:textId="77777777" w:rsidR="007209D3" w:rsidRPr="007209D3" w:rsidRDefault="007209D3" w:rsidP="007209D3">
      <w:pPr>
        <w:pBdr>
          <w:top w:val="single" w:sz="4" w:space="1" w:color="auto"/>
          <w:left w:val="single" w:sz="4" w:space="4" w:color="auto"/>
          <w:bottom w:val="single" w:sz="4" w:space="1" w:color="auto"/>
          <w:right w:val="single" w:sz="4" w:space="4" w:color="auto"/>
        </w:pBdr>
        <w:spacing w:after="0" w:line="240" w:lineRule="auto"/>
        <w:ind w:left="1200"/>
        <w:rPr>
          <w:rFonts w:ascii="Consolas" w:hAnsi="Consolas" w:cs="Courier New"/>
          <w:bCs/>
          <w:sz w:val="20"/>
          <w:szCs w:val="20"/>
        </w:rPr>
      </w:pPr>
    </w:p>
    <w:p w14:paraId="196D5965" w14:textId="77777777" w:rsidR="007209D3" w:rsidRPr="007209D3" w:rsidRDefault="007209D3" w:rsidP="007209D3">
      <w:pPr>
        <w:pBdr>
          <w:top w:val="single" w:sz="4" w:space="1" w:color="auto"/>
          <w:left w:val="single" w:sz="4" w:space="4" w:color="auto"/>
          <w:bottom w:val="single" w:sz="4" w:space="1" w:color="auto"/>
          <w:right w:val="single" w:sz="4" w:space="4" w:color="auto"/>
        </w:pBdr>
        <w:spacing w:after="0" w:line="240" w:lineRule="auto"/>
        <w:ind w:left="1200"/>
        <w:rPr>
          <w:rFonts w:ascii="Consolas" w:hAnsi="Consolas" w:cs="Courier New"/>
          <w:bCs/>
          <w:sz w:val="20"/>
          <w:szCs w:val="20"/>
        </w:rPr>
      </w:pPr>
      <w:r w:rsidRPr="007209D3">
        <w:rPr>
          <w:rFonts w:ascii="Consolas" w:hAnsi="Consolas" w:cs="Courier New"/>
          <w:bCs/>
          <w:sz w:val="20"/>
          <w:szCs w:val="20"/>
        </w:rPr>
        <w:t>public class SetExample {</w:t>
      </w:r>
    </w:p>
    <w:p w14:paraId="130B35A9" w14:textId="77777777" w:rsidR="007209D3" w:rsidRPr="007209D3" w:rsidRDefault="007209D3" w:rsidP="007209D3">
      <w:pPr>
        <w:pBdr>
          <w:top w:val="single" w:sz="4" w:space="1" w:color="auto"/>
          <w:left w:val="single" w:sz="4" w:space="4" w:color="auto"/>
          <w:bottom w:val="single" w:sz="4" w:space="1" w:color="auto"/>
          <w:right w:val="single" w:sz="4" w:space="4" w:color="auto"/>
        </w:pBdr>
        <w:spacing w:after="0" w:line="240" w:lineRule="auto"/>
        <w:ind w:left="1200"/>
        <w:rPr>
          <w:rFonts w:ascii="Consolas" w:hAnsi="Consolas" w:cs="Courier New"/>
          <w:bCs/>
          <w:sz w:val="20"/>
          <w:szCs w:val="20"/>
        </w:rPr>
      </w:pPr>
      <w:r w:rsidRPr="007209D3">
        <w:rPr>
          <w:rFonts w:ascii="Consolas" w:hAnsi="Consolas" w:cs="Courier New"/>
          <w:bCs/>
          <w:sz w:val="20"/>
          <w:szCs w:val="20"/>
        </w:rPr>
        <w:t xml:space="preserve">    public static void main(String[] args) {</w:t>
      </w:r>
    </w:p>
    <w:p w14:paraId="30165030" w14:textId="77777777" w:rsidR="007209D3" w:rsidRPr="007209D3" w:rsidRDefault="007209D3" w:rsidP="007209D3">
      <w:pPr>
        <w:pBdr>
          <w:top w:val="single" w:sz="4" w:space="1" w:color="auto"/>
          <w:left w:val="single" w:sz="4" w:space="4" w:color="auto"/>
          <w:bottom w:val="single" w:sz="4" w:space="1" w:color="auto"/>
          <w:right w:val="single" w:sz="4" w:space="4" w:color="auto"/>
        </w:pBdr>
        <w:spacing w:after="0" w:line="240" w:lineRule="auto"/>
        <w:ind w:left="1200"/>
        <w:rPr>
          <w:rFonts w:ascii="Consolas" w:hAnsi="Consolas" w:cs="Courier New"/>
          <w:bCs/>
          <w:sz w:val="20"/>
          <w:szCs w:val="20"/>
        </w:rPr>
      </w:pPr>
      <w:r w:rsidRPr="007209D3">
        <w:rPr>
          <w:rFonts w:ascii="Consolas" w:hAnsi="Consolas" w:cs="Courier New"/>
          <w:bCs/>
          <w:sz w:val="20"/>
          <w:szCs w:val="20"/>
        </w:rPr>
        <w:t xml:space="preserve">        Set set = new HashSet();</w:t>
      </w:r>
    </w:p>
    <w:p w14:paraId="630F1954" w14:textId="77777777" w:rsidR="007209D3" w:rsidRPr="007209D3" w:rsidRDefault="007209D3" w:rsidP="007209D3">
      <w:pPr>
        <w:pBdr>
          <w:top w:val="single" w:sz="4" w:space="1" w:color="auto"/>
          <w:left w:val="single" w:sz="4" w:space="4" w:color="auto"/>
          <w:bottom w:val="single" w:sz="4" w:space="1" w:color="auto"/>
          <w:right w:val="single" w:sz="4" w:space="4" w:color="auto"/>
        </w:pBdr>
        <w:spacing w:after="0" w:line="240" w:lineRule="auto"/>
        <w:ind w:left="1200"/>
        <w:rPr>
          <w:rFonts w:ascii="Consolas" w:hAnsi="Consolas" w:cs="Courier New"/>
          <w:bCs/>
          <w:sz w:val="20"/>
          <w:szCs w:val="20"/>
        </w:rPr>
      </w:pPr>
      <w:r w:rsidRPr="007209D3">
        <w:rPr>
          <w:rFonts w:ascii="Consolas" w:hAnsi="Consolas" w:cs="Courier New"/>
          <w:bCs/>
          <w:sz w:val="20"/>
          <w:szCs w:val="20"/>
        </w:rPr>
        <w:t xml:space="preserve">        set.add("Bernadine");</w:t>
      </w:r>
    </w:p>
    <w:p w14:paraId="554B87D4" w14:textId="77777777" w:rsidR="007209D3" w:rsidRPr="007209D3" w:rsidRDefault="007209D3" w:rsidP="007209D3">
      <w:pPr>
        <w:pBdr>
          <w:top w:val="single" w:sz="4" w:space="1" w:color="auto"/>
          <w:left w:val="single" w:sz="4" w:space="4" w:color="auto"/>
          <w:bottom w:val="single" w:sz="4" w:space="1" w:color="auto"/>
          <w:right w:val="single" w:sz="4" w:space="4" w:color="auto"/>
        </w:pBdr>
        <w:spacing w:after="0" w:line="240" w:lineRule="auto"/>
        <w:ind w:left="1200"/>
        <w:rPr>
          <w:rFonts w:ascii="Consolas" w:hAnsi="Consolas" w:cs="Courier New"/>
          <w:bCs/>
          <w:sz w:val="20"/>
          <w:szCs w:val="20"/>
        </w:rPr>
      </w:pPr>
      <w:r w:rsidRPr="007209D3">
        <w:rPr>
          <w:rFonts w:ascii="Consolas" w:hAnsi="Consolas" w:cs="Courier New"/>
          <w:bCs/>
          <w:sz w:val="20"/>
          <w:szCs w:val="20"/>
        </w:rPr>
        <w:t xml:space="preserve">        set.add("Elizabeth");</w:t>
      </w:r>
    </w:p>
    <w:p w14:paraId="4DA6A176" w14:textId="77777777" w:rsidR="007209D3" w:rsidRPr="007209D3" w:rsidRDefault="007209D3" w:rsidP="007209D3">
      <w:pPr>
        <w:pBdr>
          <w:top w:val="single" w:sz="4" w:space="1" w:color="auto"/>
          <w:left w:val="single" w:sz="4" w:space="4" w:color="auto"/>
          <w:bottom w:val="single" w:sz="4" w:space="1" w:color="auto"/>
          <w:right w:val="single" w:sz="4" w:space="4" w:color="auto"/>
        </w:pBdr>
        <w:spacing w:after="0" w:line="240" w:lineRule="auto"/>
        <w:ind w:left="1200"/>
        <w:rPr>
          <w:rFonts w:ascii="Consolas" w:hAnsi="Consolas" w:cs="Courier New"/>
          <w:bCs/>
          <w:sz w:val="20"/>
          <w:szCs w:val="20"/>
        </w:rPr>
      </w:pPr>
      <w:r w:rsidRPr="007209D3">
        <w:rPr>
          <w:rFonts w:ascii="Consolas" w:hAnsi="Consolas" w:cs="Courier New"/>
          <w:bCs/>
          <w:sz w:val="20"/>
          <w:szCs w:val="20"/>
        </w:rPr>
        <w:t xml:space="preserve">        set.add("Gene");</w:t>
      </w:r>
    </w:p>
    <w:p w14:paraId="0C8D16B8" w14:textId="77777777" w:rsidR="007209D3" w:rsidRPr="007209D3" w:rsidRDefault="007209D3" w:rsidP="007209D3">
      <w:pPr>
        <w:pBdr>
          <w:top w:val="single" w:sz="4" w:space="1" w:color="auto"/>
          <w:left w:val="single" w:sz="4" w:space="4" w:color="auto"/>
          <w:bottom w:val="single" w:sz="4" w:space="1" w:color="auto"/>
          <w:right w:val="single" w:sz="4" w:space="4" w:color="auto"/>
        </w:pBdr>
        <w:spacing w:after="0" w:line="240" w:lineRule="auto"/>
        <w:ind w:left="1200"/>
        <w:rPr>
          <w:rFonts w:ascii="Consolas" w:hAnsi="Consolas" w:cs="Courier New"/>
          <w:bCs/>
          <w:sz w:val="20"/>
          <w:szCs w:val="20"/>
        </w:rPr>
      </w:pPr>
      <w:r w:rsidRPr="007209D3">
        <w:rPr>
          <w:rFonts w:ascii="Consolas" w:hAnsi="Consolas" w:cs="Courier New"/>
          <w:bCs/>
          <w:sz w:val="20"/>
          <w:szCs w:val="20"/>
        </w:rPr>
        <w:t xml:space="preserve">        set.add("Elizabeth");</w:t>
      </w:r>
    </w:p>
    <w:p w14:paraId="1BAD4512" w14:textId="77777777" w:rsidR="007209D3" w:rsidRPr="007209D3" w:rsidRDefault="007209D3" w:rsidP="007209D3">
      <w:pPr>
        <w:pBdr>
          <w:top w:val="single" w:sz="4" w:space="1" w:color="auto"/>
          <w:left w:val="single" w:sz="4" w:space="4" w:color="auto"/>
          <w:bottom w:val="single" w:sz="4" w:space="1" w:color="auto"/>
          <w:right w:val="single" w:sz="4" w:space="4" w:color="auto"/>
        </w:pBdr>
        <w:spacing w:after="0" w:line="240" w:lineRule="auto"/>
        <w:ind w:left="1200"/>
        <w:rPr>
          <w:rFonts w:ascii="Consolas" w:hAnsi="Consolas" w:cs="Courier New"/>
          <w:bCs/>
          <w:sz w:val="20"/>
          <w:szCs w:val="20"/>
        </w:rPr>
      </w:pPr>
      <w:r w:rsidRPr="007209D3">
        <w:rPr>
          <w:rFonts w:ascii="Consolas" w:hAnsi="Consolas" w:cs="Courier New"/>
          <w:bCs/>
          <w:sz w:val="20"/>
          <w:szCs w:val="20"/>
        </w:rPr>
        <w:t xml:space="preserve">        set.add("Clara");</w:t>
      </w:r>
    </w:p>
    <w:p w14:paraId="613F8E2A" w14:textId="77777777" w:rsidR="007209D3" w:rsidRPr="007209D3" w:rsidRDefault="007209D3" w:rsidP="007209D3">
      <w:pPr>
        <w:pBdr>
          <w:top w:val="single" w:sz="4" w:space="1" w:color="auto"/>
          <w:left w:val="single" w:sz="4" w:space="4" w:color="auto"/>
          <w:bottom w:val="single" w:sz="4" w:space="1" w:color="auto"/>
          <w:right w:val="single" w:sz="4" w:space="4" w:color="auto"/>
        </w:pBdr>
        <w:spacing w:after="0" w:line="240" w:lineRule="auto"/>
        <w:ind w:left="1200"/>
        <w:rPr>
          <w:rFonts w:ascii="Consolas" w:hAnsi="Consolas" w:cs="Courier New"/>
          <w:bCs/>
          <w:sz w:val="20"/>
          <w:szCs w:val="20"/>
        </w:rPr>
      </w:pPr>
      <w:r w:rsidRPr="007209D3">
        <w:rPr>
          <w:rFonts w:ascii="Consolas" w:hAnsi="Consolas" w:cs="Courier New"/>
          <w:bCs/>
          <w:sz w:val="20"/>
          <w:szCs w:val="20"/>
        </w:rPr>
        <w:t xml:space="preserve">        System.out.print("Elemen pada HashSet : ");</w:t>
      </w:r>
    </w:p>
    <w:p w14:paraId="5E3DDE29" w14:textId="77777777" w:rsidR="007209D3" w:rsidRPr="007209D3" w:rsidRDefault="007209D3" w:rsidP="007209D3">
      <w:pPr>
        <w:pBdr>
          <w:top w:val="single" w:sz="4" w:space="1" w:color="auto"/>
          <w:left w:val="single" w:sz="4" w:space="4" w:color="auto"/>
          <w:bottom w:val="single" w:sz="4" w:space="1" w:color="auto"/>
          <w:right w:val="single" w:sz="4" w:space="4" w:color="auto"/>
        </w:pBdr>
        <w:spacing w:after="0" w:line="240" w:lineRule="auto"/>
        <w:ind w:left="1200"/>
        <w:rPr>
          <w:rFonts w:ascii="Consolas" w:hAnsi="Consolas" w:cs="Courier New"/>
          <w:bCs/>
          <w:sz w:val="20"/>
          <w:szCs w:val="20"/>
        </w:rPr>
      </w:pPr>
      <w:r w:rsidRPr="007209D3">
        <w:rPr>
          <w:rFonts w:ascii="Consolas" w:hAnsi="Consolas" w:cs="Courier New"/>
          <w:bCs/>
          <w:sz w:val="20"/>
          <w:szCs w:val="20"/>
        </w:rPr>
        <w:t xml:space="preserve">        System.out.println(set);</w:t>
      </w:r>
    </w:p>
    <w:p w14:paraId="0680C33C" w14:textId="77777777" w:rsidR="007209D3" w:rsidRPr="007209D3" w:rsidRDefault="007209D3" w:rsidP="007209D3">
      <w:pPr>
        <w:pBdr>
          <w:top w:val="single" w:sz="4" w:space="1" w:color="auto"/>
          <w:left w:val="single" w:sz="4" w:space="4" w:color="auto"/>
          <w:bottom w:val="single" w:sz="4" w:space="1" w:color="auto"/>
          <w:right w:val="single" w:sz="4" w:space="4" w:color="auto"/>
        </w:pBdr>
        <w:spacing w:after="0" w:line="240" w:lineRule="auto"/>
        <w:ind w:left="1200"/>
        <w:rPr>
          <w:rFonts w:ascii="Consolas" w:hAnsi="Consolas" w:cs="Courier New"/>
          <w:bCs/>
          <w:sz w:val="20"/>
          <w:szCs w:val="20"/>
        </w:rPr>
      </w:pPr>
      <w:r w:rsidRPr="007209D3">
        <w:rPr>
          <w:rFonts w:ascii="Consolas" w:hAnsi="Consolas" w:cs="Courier New"/>
          <w:bCs/>
          <w:sz w:val="20"/>
          <w:szCs w:val="20"/>
        </w:rPr>
        <w:t xml:space="preserve">        Set sortSet = new TreeSet(set);</w:t>
      </w:r>
    </w:p>
    <w:p w14:paraId="14CE7D56" w14:textId="77777777" w:rsidR="007209D3" w:rsidRPr="007209D3" w:rsidRDefault="007209D3" w:rsidP="007209D3">
      <w:pPr>
        <w:pBdr>
          <w:top w:val="single" w:sz="4" w:space="1" w:color="auto"/>
          <w:left w:val="single" w:sz="4" w:space="4" w:color="auto"/>
          <w:bottom w:val="single" w:sz="4" w:space="1" w:color="auto"/>
          <w:right w:val="single" w:sz="4" w:space="4" w:color="auto"/>
        </w:pBdr>
        <w:spacing w:after="0" w:line="240" w:lineRule="auto"/>
        <w:ind w:left="1200"/>
        <w:rPr>
          <w:rFonts w:ascii="Consolas" w:hAnsi="Consolas" w:cs="Courier New"/>
          <w:bCs/>
          <w:sz w:val="20"/>
          <w:szCs w:val="20"/>
        </w:rPr>
      </w:pPr>
      <w:r w:rsidRPr="007209D3">
        <w:rPr>
          <w:rFonts w:ascii="Consolas" w:hAnsi="Consolas" w:cs="Courier New"/>
          <w:bCs/>
          <w:sz w:val="20"/>
          <w:szCs w:val="20"/>
        </w:rPr>
        <w:t xml:space="preserve">        System.out.print("Elemen pada TreeSet : ");</w:t>
      </w:r>
    </w:p>
    <w:p w14:paraId="50AB09FB" w14:textId="77777777" w:rsidR="007209D3" w:rsidRPr="007209D3" w:rsidRDefault="007209D3" w:rsidP="007209D3">
      <w:pPr>
        <w:pBdr>
          <w:top w:val="single" w:sz="4" w:space="1" w:color="auto"/>
          <w:left w:val="single" w:sz="4" w:space="4" w:color="auto"/>
          <w:bottom w:val="single" w:sz="4" w:space="1" w:color="auto"/>
          <w:right w:val="single" w:sz="4" w:space="4" w:color="auto"/>
        </w:pBdr>
        <w:spacing w:after="0" w:line="240" w:lineRule="auto"/>
        <w:ind w:left="1200"/>
        <w:rPr>
          <w:rFonts w:ascii="Consolas" w:hAnsi="Consolas" w:cs="Courier New"/>
          <w:bCs/>
          <w:sz w:val="20"/>
          <w:szCs w:val="20"/>
        </w:rPr>
      </w:pPr>
      <w:r w:rsidRPr="007209D3">
        <w:rPr>
          <w:rFonts w:ascii="Consolas" w:hAnsi="Consolas" w:cs="Courier New"/>
          <w:bCs/>
          <w:sz w:val="20"/>
          <w:szCs w:val="20"/>
        </w:rPr>
        <w:t xml:space="preserve">        System.out.println(sortSet);</w:t>
      </w:r>
    </w:p>
    <w:p w14:paraId="4CAAD5CC" w14:textId="77777777" w:rsidR="007209D3" w:rsidRPr="007209D3" w:rsidRDefault="007209D3" w:rsidP="007209D3">
      <w:pPr>
        <w:pBdr>
          <w:top w:val="single" w:sz="4" w:space="1" w:color="auto"/>
          <w:left w:val="single" w:sz="4" w:space="4" w:color="auto"/>
          <w:bottom w:val="single" w:sz="4" w:space="1" w:color="auto"/>
          <w:right w:val="single" w:sz="4" w:space="4" w:color="auto"/>
        </w:pBdr>
        <w:spacing w:after="0" w:line="240" w:lineRule="auto"/>
        <w:ind w:left="1200"/>
        <w:rPr>
          <w:rFonts w:ascii="Consolas" w:hAnsi="Consolas" w:cs="Courier New"/>
          <w:bCs/>
          <w:sz w:val="20"/>
          <w:szCs w:val="20"/>
        </w:rPr>
      </w:pPr>
      <w:r w:rsidRPr="007209D3">
        <w:rPr>
          <w:rFonts w:ascii="Consolas" w:hAnsi="Consolas" w:cs="Courier New"/>
          <w:bCs/>
          <w:sz w:val="20"/>
          <w:szCs w:val="20"/>
        </w:rPr>
        <w:t xml:space="preserve">    }</w:t>
      </w:r>
    </w:p>
    <w:p w14:paraId="50D8D75D" w14:textId="77777777" w:rsidR="007209D3" w:rsidRPr="007209D3" w:rsidRDefault="007209D3" w:rsidP="007209D3">
      <w:pPr>
        <w:pBdr>
          <w:top w:val="single" w:sz="4" w:space="1" w:color="auto"/>
          <w:left w:val="single" w:sz="4" w:space="4" w:color="auto"/>
          <w:bottom w:val="single" w:sz="4" w:space="1" w:color="auto"/>
          <w:right w:val="single" w:sz="4" w:space="4" w:color="auto"/>
        </w:pBdr>
        <w:spacing w:after="0" w:line="240" w:lineRule="auto"/>
        <w:ind w:left="1200"/>
        <w:rPr>
          <w:rFonts w:ascii="Consolas" w:hAnsi="Consolas" w:cs="Courier New"/>
          <w:bCs/>
          <w:sz w:val="20"/>
          <w:szCs w:val="20"/>
          <w:lang w:val="en-ID"/>
        </w:rPr>
      </w:pPr>
      <w:r w:rsidRPr="007209D3">
        <w:rPr>
          <w:rFonts w:ascii="Consolas" w:hAnsi="Consolas" w:cs="Courier New"/>
          <w:bCs/>
          <w:sz w:val="20"/>
          <w:szCs w:val="20"/>
        </w:rPr>
        <w:t>}</w:t>
      </w:r>
    </w:p>
    <w:p w14:paraId="29CAE5F9" w14:textId="77777777" w:rsidR="00EC6FE5" w:rsidRPr="00615F35" w:rsidRDefault="003A75E9" w:rsidP="009349E5">
      <w:pPr>
        <w:pStyle w:val="ListParagraph"/>
        <w:numPr>
          <w:ilvl w:val="0"/>
          <w:numId w:val="2"/>
        </w:numPr>
        <w:ind w:left="1146"/>
        <w:rPr>
          <w:rFonts w:ascii="Times New Roman" w:hAnsi="Times New Roman" w:cs="Times New Roman"/>
          <w:noProof/>
          <w:sz w:val="24"/>
          <w:szCs w:val="24"/>
        </w:rPr>
      </w:pPr>
      <w:r w:rsidRPr="00615F35">
        <w:rPr>
          <w:rFonts w:ascii="Times New Roman" w:hAnsi="Times New Roman" w:cs="Times New Roman"/>
          <w:noProof/>
          <w:sz w:val="24"/>
          <w:szCs w:val="24"/>
        </w:rPr>
        <w:t>Output program</w:t>
      </w:r>
    </w:p>
    <w:p w14:paraId="67E55D78" w14:textId="040F7BAC" w:rsidR="003A75E9" w:rsidRPr="00D1086E" w:rsidRDefault="009A21A9" w:rsidP="009349E5">
      <w:pPr>
        <w:pStyle w:val="ListParagraph"/>
        <w:ind w:left="1146"/>
        <w:rPr>
          <w:rFonts w:ascii="Times New Roman" w:hAnsi="Times New Roman" w:cs="Times New Roman"/>
          <w:noProof/>
          <w:sz w:val="24"/>
          <w:szCs w:val="24"/>
          <w:lang w:val="en-ID"/>
        </w:rPr>
      </w:pPr>
      <w:ins w:id="1" w:author="asus" w:date="2018-11-26T22:07:00Z">
        <w:r>
          <w:rPr>
            <w:noProof/>
            <w:lang w:val="en-US"/>
          </w:rPr>
          <w:drawing>
            <wp:inline distT="0" distB="0" distL="0" distR="0" wp14:anchorId="61083506" wp14:editId="12E70238">
              <wp:extent cx="4429125" cy="14001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429125" cy="1400175"/>
                      </a:xfrm>
                      <a:prstGeom prst="rect">
                        <a:avLst/>
                      </a:prstGeom>
                    </pic:spPr>
                  </pic:pic>
                </a:graphicData>
              </a:graphic>
            </wp:inline>
          </w:drawing>
        </w:r>
      </w:ins>
    </w:p>
    <w:p w14:paraId="653FA087" w14:textId="77777777" w:rsidR="008D0457" w:rsidRPr="00C52883" w:rsidRDefault="003A75E9" w:rsidP="009349E5">
      <w:pPr>
        <w:pStyle w:val="ListParagraph"/>
        <w:numPr>
          <w:ilvl w:val="0"/>
          <w:numId w:val="2"/>
        </w:numPr>
        <w:ind w:left="1146"/>
        <w:rPr>
          <w:rFonts w:ascii="Times New Roman" w:hAnsi="Times New Roman" w:cs="Times New Roman"/>
          <w:noProof/>
          <w:sz w:val="24"/>
          <w:szCs w:val="24"/>
        </w:rPr>
      </w:pPr>
      <w:r w:rsidRPr="00615F35">
        <w:rPr>
          <w:rFonts w:ascii="Times New Roman" w:hAnsi="Times New Roman" w:cs="Times New Roman"/>
          <w:noProof/>
          <w:sz w:val="24"/>
          <w:szCs w:val="24"/>
        </w:rPr>
        <w:t>Analisa</w:t>
      </w:r>
    </w:p>
    <w:p w14:paraId="54FE5660" w14:textId="77777777" w:rsidR="00521405" w:rsidRDefault="00521405" w:rsidP="00521405">
      <w:pPr>
        <w:pStyle w:val="ListParagraph"/>
        <w:ind w:left="1146"/>
        <w:jc w:val="both"/>
        <w:rPr>
          <w:rFonts w:ascii="Times New Roman" w:hAnsi="Times New Roman" w:cs="Times New Roman"/>
          <w:noProof/>
          <w:sz w:val="24"/>
          <w:szCs w:val="24"/>
          <w:lang w:val="en-ID"/>
        </w:rPr>
      </w:pPr>
    </w:p>
    <w:p w14:paraId="3C4479F7" w14:textId="77777777" w:rsidR="00521405" w:rsidRPr="00521405" w:rsidRDefault="00521405" w:rsidP="00521405">
      <w:pPr>
        <w:pStyle w:val="ListParagraph"/>
        <w:ind w:left="1146"/>
        <w:rPr>
          <w:rFonts w:ascii="Times New Roman" w:hAnsi="Times New Roman" w:cs="Times New Roman"/>
          <w:noProof/>
          <w:sz w:val="24"/>
          <w:szCs w:val="24"/>
          <w:lang w:val="en-ID"/>
        </w:rPr>
      </w:pPr>
    </w:p>
    <w:p w14:paraId="2A07D172" w14:textId="77777777" w:rsidR="00C52883" w:rsidRPr="00C52883" w:rsidRDefault="007209D3" w:rsidP="007209D3">
      <w:pPr>
        <w:pStyle w:val="ListParagraph"/>
        <w:numPr>
          <w:ilvl w:val="0"/>
          <w:numId w:val="9"/>
        </w:numPr>
        <w:rPr>
          <w:rFonts w:ascii="Times New Roman" w:hAnsi="Times New Roman" w:cs="Times New Roman"/>
          <w:bCs/>
          <w:sz w:val="24"/>
          <w:szCs w:val="24"/>
        </w:rPr>
      </w:pPr>
      <w:r w:rsidRPr="007209D3">
        <w:rPr>
          <w:rFonts w:ascii="Times New Roman" w:hAnsi="Times New Roman" w:cs="Times New Roman"/>
          <w:bCs/>
          <w:sz w:val="24"/>
          <w:szCs w:val="24"/>
          <w:lang w:val="sv-SE"/>
        </w:rPr>
        <w:t>Penggunaan Class HashSet</w:t>
      </w:r>
    </w:p>
    <w:p w14:paraId="08FADEA8" w14:textId="77777777" w:rsidR="00C52883" w:rsidRPr="00C52883" w:rsidRDefault="00C52883" w:rsidP="009349E5">
      <w:pPr>
        <w:pStyle w:val="ListParagraph"/>
        <w:numPr>
          <w:ilvl w:val="0"/>
          <w:numId w:val="10"/>
        </w:numPr>
        <w:spacing w:after="0"/>
        <w:ind w:left="1146"/>
        <w:rPr>
          <w:rFonts w:ascii="Times New Roman" w:hAnsi="Times New Roman" w:cs="Times New Roman"/>
          <w:noProof/>
          <w:sz w:val="24"/>
          <w:szCs w:val="24"/>
        </w:rPr>
      </w:pPr>
      <w:r w:rsidRPr="00C52883">
        <w:rPr>
          <w:rFonts w:ascii="Times New Roman" w:hAnsi="Times New Roman" w:cs="Times New Roman"/>
          <w:noProof/>
          <w:sz w:val="24"/>
          <w:szCs w:val="24"/>
        </w:rPr>
        <w:t>Listing program</w:t>
      </w:r>
    </w:p>
    <w:p w14:paraId="1B3C7726" w14:textId="77777777" w:rsidR="007209D3" w:rsidRPr="007209D3" w:rsidRDefault="007209D3" w:rsidP="007209D3">
      <w:pPr>
        <w:pBdr>
          <w:top w:val="single" w:sz="4" w:space="1" w:color="auto"/>
          <w:left w:val="single" w:sz="4" w:space="4" w:color="auto"/>
          <w:bottom w:val="single" w:sz="4" w:space="1" w:color="auto"/>
          <w:right w:val="single" w:sz="4" w:space="4" w:color="auto"/>
        </w:pBdr>
        <w:spacing w:after="0" w:line="240" w:lineRule="auto"/>
        <w:ind w:left="1200"/>
        <w:rPr>
          <w:rFonts w:ascii="Courier New" w:hAnsi="Courier New" w:cs="Courier New"/>
          <w:bCs/>
          <w:sz w:val="20"/>
          <w:szCs w:val="20"/>
        </w:rPr>
      </w:pPr>
      <w:r w:rsidRPr="007209D3">
        <w:rPr>
          <w:rFonts w:ascii="Courier New" w:hAnsi="Courier New" w:cs="Courier New"/>
          <w:bCs/>
          <w:sz w:val="20"/>
          <w:szCs w:val="20"/>
        </w:rPr>
        <w:t>public class FindDups {</w:t>
      </w:r>
    </w:p>
    <w:p w14:paraId="79B3B568" w14:textId="77777777" w:rsidR="007209D3" w:rsidRPr="007209D3" w:rsidRDefault="007209D3" w:rsidP="007209D3">
      <w:pPr>
        <w:pBdr>
          <w:top w:val="single" w:sz="4" w:space="1" w:color="auto"/>
          <w:left w:val="single" w:sz="4" w:space="4" w:color="auto"/>
          <w:bottom w:val="single" w:sz="4" w:space="1" w:color="auto"/>
          <w:right w:val="single" w:sz="4" w:space="4" w:color="auto"/>
        </w:pBdr>
        <w:spacing w:after="0" w:line="240" w:lineRule="auto"/>
        <w:ind w:left="1200"/>
        <w:rPr>
          <w:rFonts w:ascii="Courier New" w:hAnsi="Courier New" w:cs="Courier New"/>
          <w:bCs/>
          <w:sz w:val="20"/>
          <w:szCs w:val="20"/>
        </w:rPr>
      </w:pPr>
      <w:r w:rsidRPr="007209D3">
        <w:rPr>
          <w:rFonts w:ascii="Courier New" w:hAnsi="Courier New" w:cs="Courier New"/>
          <w:bCs/>
          <w:sz w:val="20"/>
          <w:szCs w:val="20"/>
        </w:rPr>
        <w:t xml:space="preserve">    public static void main(String[] args) {</w:t>
      </w:r>
    </w:p>
    <w:p w14:paraId="7E43575B" w14:textId="77777777" w:rsidR="007209D3" w:rsidRPr="007209D3" w:rsidRDefault="007209D3" w:rsidP="007209D3">
      <w:pPr>
        <w:pBdr>
          <w:top w:val="single" w:sz="4" w:space="1" w:color="auto"/>
          <w:left w:val="single" w:sz="4" w:space="4" w:color="auto"/>
          <w:bottom w:val="single" w:sz="4" w:space="1" w:color="auto"/>
          <w:right w:val="single" w:sz="4" w:space="4" w:color="auto"/>
        </w:pBdr>
        <w:spacing w:after="0" w:line="240" w:lineRule="auto"/>
        <w:ind w:left="1200"/>
        <w:rPr>
          <w:rFonts w:ascii="Courier New" w:hAnsi="Courier New" w:cs="Courier New"/>
          <w:bCs/>
          <w:sz w:val="20"/>
          <w:szCs w:val="20"/>
        </w:rPr>
      </w:pPr>
      <w:r w:rsidRPr="007209D3">
        <w:rPr>
          <w:rFonts w:ascii="Courier New" w:hAnsi="Courier New" w:cs="Courier New"/>
          <w:bCs/>
          <w:sz w:val="20"/>
          <w:szCs w:val="20"/>
        </w:rPr>
        <w:t xml:space="preserve">        Set&lt;String&gt; s = new HashSet&lt;String&gt;();</w:t>
      </w:r>
    </w:p>
    <w:p w14:paraId="787B3292" w14:textId="77777777" w:rsidR="007209D3" w:rsidRPr="007209D3" w:rsidRDefault="007209D3" w:rsidP="007209D3">
      <w:pPr>
        <w:pBdr>
          <w:top w:val="single" w:sz="4" w:space="1" w:color="auto"/>
          <w:left w:val="single" w:sz="4" w:space="4" w:color="auto"/>
          <w:bottom w:val="single" w:sz="4" w:space="1" w:color="auto"/>
          <w:right w:val="single" w:sz="4" w:space="4" w:color="auto"/>
        </w:pBdr>
        <w:spacing w:after="0" w:line="240" w:lineRule="auto"/>
        <w:ind w:left="1200"/>
        <w:rPr>
          <w:rFonts w:ascii="Courier New" w:hAnsi="Courier New" w:cs="Courier New"/>
          <w:bCs/>
          <w:sz w:val="20"/>
          <w:szCs w:val="20"/>
        </w:rPr>
      </w:pPr>
      <w:r w:rsidRPr="007209D3">
        <w:rPr>
          <w:rFonts w:ascii="Courier New" w:hAnsi="Courier New" w:cs="Courier New"/>
          <w:bCs/>
          <w:sz w:val="20"/>
          <w:szCs w:val="20"/>
        </w:rPr>
        <w:t xml:space="preserve">        for (String a : args)</w:t>
      </w:r>
    </w:p>
    <w:p w14:paraId="294FF643" w14:textId="77777777" w:rsidR="007209D3" w:rsidRPr="007209D3" w:rsidRDefault="007209D3" w:rsidP="007209D3">
      <w:pPr>
        <w:pBdr>
          <w:top w:val="single" w:sz="4" w:space="1" w:color="auto"/>
          <w:left w:val="single" w:sz="4" w:space="4" w:color="auto"/>
          <w:bottom w:val="single" w:sz="4" w:space="1" w:color="auto"/>
          <w:right w:val="single" w:sz="4" w:space="4" w:color="auto"/>
        </w:pBdr>
        <w:spacing w:after="0" w:line="240" w:lineRule="auto"/>
        <w:ind w:left="1200"/>
        <w:rPr>
          <w:rFonts w:ascii="Courier New" w:hAnsi="Courier New" w:cs="Courier New"/>
          <w:bCs/>
          <w:sz w:val="20"/>
          <w:szCs w:val="20"/>
        </w:rPr>
      </w:pPr>
      <w:r w:rsidRPr="007209D3">
        <w:rPr>
          <w:rFonts w:ascii="Courier New" w:hAnsi="Courier New" w:cs="Courier New"/>
          <w:bCs/>
          <w:sz w:val="20"/>
          <w:szCs w:val="20"/>
        </w:rPr>
        <w:t xml:space="preserve">            if (!s.add(a))</w:t>
      </w:r>
    </w:p>
    <w:p w14:paraId="7BA73F7A" w14:textId="77777777" w:rsidR="007209D3" w:rsidRPr="007209D3" w:rsidRDefault="007209D3" w:rsidP="007209D3">
      <w:pPr>
        <w:pBdr>
          <w:top w:val="single" w:sz="4" w:space="1" w:color="auto"/>
          <w:left w:val="single" w:sz="4" w:space="4" w:color="auto"/>
          <w:bottom w:val="single" w:sz="4" w:space="1" w:color="auto"/>
          <w:right w:val="single" w:sz="4" w:space="4" w:color="auto"/>
        </w:pBdr>
        <w:spacing w:after="0" w:line="240" w:lineRule="auto"/>
        <w:ind w:left="1200"/>
        <w:rPr>
          <w:rFonts w:ascii="Courier New" w:hAnsi="Courier New" w:cs="Courier New"/>
          <w:bCs/>
          <w:sz w:val="20"/>
          <w:szCs w:val="20"/>
        </w:rPr>
      </w:pPr>
      <w:r w:rsidRPr="007209D3">
        <w:rPr>
          <w:rFonts w:ascii="Courier New" w:hAnsi="Courier New" w:cs="Courier New"/>
          <w:bCs/>
          <w:sz w:val="20"/>
          <w:szCs w:val="20"/>
        </w:rPr>
        <w:t xml:space="preserve">                System.out.println("Duplicate detected: " + a);</w:t>
      </w:r>
    </w:p>
    <w:p w14:paraId="5A3B350A" w14:textId="77777777" w:rsidR="007209D3" w:rsidRPr="007209D3" w:rsidRDefault="007209D3" w:rsidP="007209D3">
      <w:pPr>
        <w:pBdr>
          <w:top w:val="single" w:sz="4" w:space="1" w:color="auto"/>
          <w:left w:val="single" w:sz="4" w:space="4" w:color="auto"/>
          <w:bottom w:val="single" w:sz="4" w:space="1" w:color="auto"/>
          <w:right w:val="single" w:sz="4" w:space="4" w:color="auto"/>
        </w:pBdr>
        <w:spacing w:after="0" w:line="240" w:lineRule="auto"/>
        <w:ind w:left="1200"/>
        <w:rPr>
          <w:rFonts w:ascii="Courier New" w:hAnsi="Courier New" w:cs="Courier New"/>
          <w:bCs/>
          <w:sz w:val="20"/>
          <w:szCs w:val="20"/>
        </w:rPr>
      </w:pPr>
    </w:p>
    <w:p w14:paraId="2C6E94EE" w14:textId="77777777" w:rsidR="007209D3" w:rsidRPr="007209D3" w:rsidRDefault="007209D3" w:rsidP="007209D3">
      <w:pPr>
        <w:pBdr>
          <w:top w:val="single" w:sz="4" w:space="1" w:color="auto"/>
          <w:left w:val="single" w:sz="4" w:space="4" w:color="auto"/>
          <w:bottom w:val="single" w:sz="4" w:space="1" w:color="auto"/>
          <w:right w:val="single" w:sz="4" w:space="4" w:color="auto"/>
        </w:pBdr>
        <w:spacing w:after="0" w:line="240" w:lineRule="auto"/>
        <w:ind w:left="1200"/>
        <w:rPr>
          <w:rFonts w:ascii="Courier New" w:hAnsi="Courier New" w:cs="Courier New"/>
          <w:bCs/>
          <w:sz w:val="20"/>
          <w:szCs w:val="20"/>
        </w:rPr>
      </w:pPr>
      <w:r w:rsidRPr="007209D3">
        <w:rPr>
          <w:rFonts w:ascii="Courier New" w:hAnsi="Courier New" w:cs="Courier New"/>
          <w:bCs/>
          <w:sz w:val="20"/>
          <w:szCs w:val="20"/>
        </w:rPr>
        <w:t xml:space="preserve">        System.out.println(s.size() + " distinct words: " + s);</w:t>
      </w:r>
    </w:p>
    <w:p w14:paraId="29542F33" w14:textId="77777777" w:rsidR="007209D3" w:rsidRPr="007209D3" w:rsidRDefault="007209D3" w:rsidP="007209D3">
      <w:pPr>
        <w:pBdr>
          <w:top w:val="single" w:sz="4" w:space="1" w:color="auto"/>
          <w:left w:val="single" w:sz="4" w:space="4" w:color="auto"/>
          <w:bottom w:val="single" w:sz="4" w:space="1" w:color="auto"/>
          <w:right w:val="single" w:sz="4" w:space="4" w:color="auto"/>
        </w:pBdr>
        <w:spacing w:after="0" w:line="240" w:lineRule="auto"/>
        <w:ind w:left="1200"/>
        <w:rPr>
          <w:rFonts w:ascii="Courier New" w:hAnsi="Courier New" w:cs="Courier New"/>
          <w:bCs/>
          <w:sz w:val="20"/>
          <w:szCs w:val="20"/>
        </w:rPr>
      </w:pPr>
      <w:r w:rsidRPr="007209D3">
        <w:rPr>
          <w:rFonts w:ascii="Courier New" w:hAnsi="Courier New" w:cs="Courier New"/>
          <w:bCs/>
          <w:sz w:val="20"/>
          <w:szCs w:val="20"/>
        </w:rPr>
        <w:t xml:space="preserve">    }</w:t>
      </w:r>
    </w:p>
    <w:p w14:paraId="1DA38EF9" w14:textId="77777777" w:rsidR="007209D3" w:rsidRDefault="007209D3" w:rsidP="007209D3">
      <w:pPr>
        <w:pBdr>
          <w:top w:val="single" w:sz="4" w:space="1" w:color="auto"/>
          <w:left w:val="single" w:sz="4" w:space="4" w:color="auto"/>
          <w:bottom w:val="single" w:sz="4" w:space="1" w:color="auto"/>
          <w:right w:val="single" w:sz="4" w:space="4" w:color="auto"/>
        </w:pBdr>
        <w:spacing w:after="0" w:line="240" w:lineRule="auto"/>
        <w:ind w:left="1200"/>
        <w:rPr>
          <w:rFonts w:ascii="Courier New" w:hAnsi="Courier New" w:cs="Courier New"/>
          <w:bCs/>
          <w:sz w:val="20"/>
          <w:szCs w:val="20"/>
          <w:lang w:val="en-ID"/>
        </w:rPr>
      </w:pPr>
      <w:r w:rsidRPr="007209D3">
        <w:rPr>
          <w:rFonts w:ascii="Courier New" w:hAnsi="Courier New" w:cs="Courier New"/>
          <w:bCs/>
          <w:sz w:val="20"/>
          <w:szCs w:val="20"/>
        </w:rPr>
        <w:t>}</w:t>
      </w:r>
    </w:p>
    <w:p w14:paraId="26B098F6" w14:textId="77777777" w:rsidR="007209D3" w:rsidRDefault="007209D3" w:rsidP="007209D3">
      <w:pPr>
        <w:spacing w:after="0" w:line="240" w:lineRule="auto"/>
        <w:ind w:left="1200"/>
        <w:rPr>
          <w:rFonts w:ascii="Courier New" w:hAnsi="Courier New" w:cs="Courier New"/>
          <w:bCs/>
          <w:sz w:val="20"/>
          <w:szCs w:val="20"/>
          <w:lang w:val="en-ID"/>
        </w:rPr>
      </w:pPr>
    </w:p>
    <w:p w14:paraId="5FE8D92D" w14:textId="77777777" w:rsidR="007209D3" w:rsidRPr="007209D3" w:rsidRDefault="007209D3" w:rsidP="007209D3">
      <w:pPr>
        <w:pBdr>
          <w:top w:val="single" w:sz="4" w:space="1" w:color="auto"/>
          <w:left w:val="single" w:sz="4" w:space="4" w:color="auto"/>
          <w:bottom w:val="single" w:sz="4" w:space="1" w:color="auto"/>
          <w:right w:val="single" w:sz="4" w:space="4" w:color="auto"/>
        </w:pBdr>
        <w:spacing w:after="0" w:line="240" w:lineRule="auto"/>
        <w:ind w:left="1200"/>
        <w:rPr>
          <w:rFonts w:ascii="Courier New" w:hAnsi="Courier New" w:cs="Courier New"/>
          <w:bCs/>
          <w:sz w:val="20"/>
          <w:szCs w:val="20"/>
          <w:lang w:val="en-ID"/>
        </w:rPr>
      </w:pPr>
      <w:r w:rsidRPr="007209D3">
        <w:rPr>
          <w:rFonts w:ascii="Courier New" w:hAnsi="Courier New" w:cs="Courier New"/>
          <w:bCs/>
          <w:sz w:val="20"/>
          <w:szCs w:val="20"/>
          <w:lang w:val="en-ID"/>
        </w:rPr>
        <w:t>public class FindDups2 {</w:t>
      </w:r>
    </w:p>
    <w:p w14:paraId="02E07BF4" w14:textId="77777777" w:rsidR="007209D3" w:rsidRPr="007209D3" w:rsidRDefault="007209D3" w:rsidP="007209D3">
      <w:pPr>
        <w:pBdr>
          <w:top w:val="single" w:sz="4" w:space="1" w:color="auto"/>
          <w:left w:val="single" w:sz="4" w:space="4" w:color="auto"/>
          <w:bottom w:val="single" w:sz="4" w:space="1" w:color="auto"/>
          <w:right w:val="single" w:sz="4" w:space="4" w:color="auto"/>
        </w:pBdr>
        <w:spacing w:after="0" w:line="240" w:lineRule="auto"/>
        <w:ind w:left="1200"/>
        <w:rPr>
          <w:rFonts w:ascii="Courier New" w:hAnsi="Courier New" w:cs="Courier New"/>
          <w:bCs/>
          <w:sz w:val="20"/>
          <w:szCs w:val="20"/>
          <w:lang w:val="en-ID"/>
        </w:rPr>
      </w:pPr>
      <w:r w:rsidRPr="007209D3">
        <w:rPr>
          <w:rFonts w:ascii="Courier New" w:hAnsi="Courier New" w:cs="Courier New"/>
          <w:bCs/>
          <w:sz w:val="20"/>
          <w:szCs w:val="20"/>
          <w:lang w:val="en-ID"/>
        </w:rPr>
        <w:t xml:space="preserve">    public static void main(String[] args) {</w:t>
      </w:r>
    </w:p>
    <w:p w14:paraId="78FFE2A1" w14:textId="77777777" w:rsidR="007209D3" w:rsidRPr="007209D3" w:rsidRDefault="007209D3" w:rsidP="007209D3">
      <w:pPr>
        <w:pBdr>
          <w:top w:val="single" w:sz="4" w:space="1" w:color="auto"/>
          <w:left w:val="single" w:sz="4" w:space="4" w:color="auto"/>
          <w:bottom w:val="single" w:sz="4" w:space="1" w:color="auto"/>
          <w:right w:val="single" w:sz="4" w:space="4" w:color="auto"/>
        </w:pBdr>
        <w:spacing w:after="0" w:line="240" w:lineRule="auto"/>
        <w:ind w:left="1200"/>
        <w:rPr>
          <w:rFonts w:ascii="Courier New" w:hAnsi="Courier New" w:cs="Courier New"/>
          <w:bCs/>
          <w:sz w:val="20"/>
          <w:szCs w:val="20"/>
          <w:lang w:val="en-ID"/>
        </w:rPr>
      </w:pPr>
      <w:r w:rsidRPr="007209D3">
        <w:rPr>
          <w:rFonts w:ascii="Courier New" w:hAnsi="Courier New" w:cs="Courier New"/>
          <w:bCs/>
          <w:sz w:val="20"/>
          <w:szCs w:val="20"/>
          <w:lang w:val="en-ID"/>
        </w:rPr>
        <w:t xml:space="preserve">        Set&lt;String&gt; uniques = new HashSet&lt;String&gt;();</w:t>
      </w:r>
    </w:p>
    <w:p w14:paraId="0BA63407" w14:textId="77777777" w:rsidR="007209D3" w:rsidRPr="007209D3" w:rsidRDefault="007209D3" w:rsidP="007209D3">
      <w:pPr>
        <w:pBdr>
          <w:top w:val="single" w:sz="4" w:space="1" w:color="auto"/>
          <w:left w:val="single" w:sz="4" w:space="4" w:color="auto"/>
          <w:bottom w:val="single" w:sz="4" w:space="1" w:color="auto"/>
          <w:right w:val="single" w:sz="4" w:space="4" w:color="auto"/>
        </w:pBdr>
        <w:spacing w:after="0" w:line="240" w:lineRule="auto"/>
        <w:ind w:left="1200"/>
        <w:rPr>
          <w:rFonts w:ascii="Courier New" w:hAnsi="Courier New" w:cs="Courier New"/>
          <w:bCs/>
          <w:sz w:val="20"/>
          <w:szCs w:val="20"/>
          <w:lang w:val="en-ID"/>
        </w:rPr>
      </w:pPr>
      <w:r w:rsidRPr="007209D3">
        <w:rPr>
          <w:rFonts w:ascii="Courier New" w:hAnsi="Courier New" w:cs="Courier New"/>
          <w:bCs/>
          <w:sz w:val="20"/>
          <w:szCs w:val="20"/>
          <w:lang w:val="en-ID"/>
        </w:rPr>
        <w:t xml:space="preserve">        Set&lt;String&gt; dups    = new HashSet&lt;String&gt;();</w:t>
      </w:r>
    </w:p>
    <w:p w14:paraId="0226AC6A" w14:textId="77777777" w:rsidR="007209D3" w:rsidRPr="007209D3" w:rsidRDefault="007209D3" w:rsidP="007209D3">
      <w:pPr>
        <w:pBdr>
          <w:top w:val="single" w:sz="4" w:space="1" w:color="auto"/>
          <w:left w:val="single" w:sz="4" w:space="4" w:color="auto"/>
          <w:bottom w:val="single" w:sz="4" w:space="1" w:color="auto"/>
          <w:right w:val="single" w:sz="4" w:space="4" w:color="auto"/>
        </w:pBdr>
        <w:spacing w:after="0" w:line="240" w:lineRule="auto"/>
        <w:ind w:left="1200"/>
        <w:rPr>
          <w:rFonts w:ascii="Courier New" w:hAnsi="Courier New" w:cs="Courier New"/>
          <w:bCs/>
          <w:sz w:val="20"/>
          <w:szCs w:val="20"/>
          <w:lang w:val="en-ID"/>
        </w:rPr>
      </w:pPr>
    </w:p>
    <w:p w14:paraId="20B11702" w14:textId="77777777" w:rsidR="007209D3" w:rsidRPr="007209D3" w:rsidRDefault="007209D3" w:rsidP="007209D3">
      <w:pPr>
        <w:pBdr>
          <w:top w:val="single" w:sz="4" w:space="1" w:color="auto"/>
          <w:left w:val="single" w:sz="4" w:space="4" w:color="auto"/>
          <w:bottom w:val="single" w:sz="4" w:space="1" w:color="auto"/>
          <w:right w:val="single" w:sz="4" w:space="4" w:color="auto"/>
        </w:pBdr>
        <w:spacing w:after="0" w:line="240" w:lineRule="auto"/>
        <w:ind w:left="1200"/>
        <w:rPr>
          <w:rFonts w:ascii="Courier New" w:hAnsi="Courier New" w:cs="Courier New"/>
          <w:bCs/>
          <w:sz w:val="20"/>
          <w:szCs w:val="20"/>
          <w:lang w:val="en-ID"/>
        </w:rPr>
      </w:pPr>
      <w:r w:rsidRPr="007209D3">
        <w:rPr>
          <w:rFonts w:ascii="Courier New" w:hAnsi="Courier New" w:cs="Courier New"/>
          <w:bCs/>
          <w:sz w:val="20"/>
          <w:szCs w:val="20"/>
          <w:lang w:val="en-ID"/>
        </w:rPr>
        <w:t xml:space="preserve">        for (String a : args)</w:t>
      </w:r>
    </w:p>
    <w:p w14:paraId="44CC598E" w14:textId="77777777" w:rsidR="007209D3" w:rsidRPr="007209D3" w:rsidRDefault="007209D3" w:rsidP="007209D3">
      <w:pPr>
        <w:pBdr>
          <w:top w:val="single" w:sz="4" w:space="1" w:color="auto"/>
          <w:left w:val="single" w:sz="4" w:space="4" w:color="auto"/>
          <w:bottom w:val="single" w:sz="4" w:space="1" w:color="auto"/>
          <w:right w:val="single" w:sz="4" w:space="4" w:color="auto"/>
        </w:pBdr>
        <w:spacing w:after="0" w:line="240" w:lineRule="auto"/>
        <w:ind w:left="1200"/>
        <w:rPr>
          <w:rFonts w:ascii="Courier New" w:hAnsi="Courier New" w:cs="Courier New"/>
          <w:bCs/>
          <w:sz w:val="20"/>
          <w:szCs w:val="20"/>
          <w:lang w:val="en-ID"/>
        </w:rPr>
      </w:pPr>
      <w:r w:rsidRPr="007209D3">
        <w:rPr>
          <w:rFonts w:ascii="Courier New" w:hAnsi="Courier New" w:cs="Courier New"/>
          <w:bCs/>
          <w:sz w:val="20"/>
          <w:szCs w:val="20"/>
          <w:lang w:val="en-ID"/>
        </w:rPr>
        <w:t xml:space="preserve">            if (!uniques.add(a))</w:t>
      </w:r>
    </w:p>
    <w:p w14:paraId="6E948568" w14:textId="77777777" w:rsidR="007209D3" w:rsidRPr="007209D3" w:rsidRDefault="007209D3" w:rsidP="007209D3">
      <w:pPr>
        <w:pBdr>
          <w:top w:val="single" w:sz="4" w:space="1" w:color="auto"/>
          <w:left w:val="single" w:sz="4" w:space="4" w:color="auto"/>
          <w:bottom w:val="single" w:sz="4" w:space="1" w:color="auto"/>
          <w:right w:val="single" w:sz="4" w:space="4" w:color="auto"/>
        </w:pBdr>
        <w:spacing w:after="0" w:line="240" w:lineRule="auto"/>
        <w:ind w:left="1200"/>
        <w:rPr>
          <w:rFonts w:ascii="Courier New" w:hAnsi="Courier New" w:cs="Courier New"/>
          <w:bCs/>
          <w:sz w:val="20"/>
          <w:szCs w:val="20"/>
          <w:lang w:val="en-ID"/>
        </w:rPr>
      </w:pPr>
      <w:r w:rsidRPr="007209D3">
        <w:rPr>
          <w:rFonts w:ascii="Courier New" w:hAnsi="Courier New" w:cs="Courier New"/>
          <w:bCs/>
          <w:sz w:val="20"/>
          <w:szCs w:val="20"/>
          <w:lang w:val="en-ID"/>
        </w:rPr>
        <w:lastRenderedPageBreak/>
        <w:t xml:space="preserve">                dups.add(a);</w:t>
      </w:r>
    </w:p>
    <w:p w14:paraId="52CEEB67" w14:textId="77777777" w:rsidR="007209D3" w:rsidRPr="007209D3" w:rsidRDefault="007209D3" w:rsidP="007209D3">
      <w:pPr>
        <w:pBdr>
          <w:top w:val="single" w:sz="4" w:space="1" w:color="auto"/>
          <w:left w:val="single" w:sz="4" w:space="4" w:color="auto"/>
          <w:bottom w:val="single" w:sz="4" w:space="1" w:color="auto"/>
          <w:right w:val="single" w:sz="4" w:space="4" w:color="auto"/>
        </w:pBdr>
        <w:spacing w:after="0" w:line="240" w:lineRule="auto"/>
        <w:ind w:left="1200"/>
        <w:rPr>
          <w:rFonts w:ascii="Courier New" w:hAnsi="Courier New" w:cs="Courier New"/>
          <w:bCs/>
          <w:sz w:val="20"/>
          <w:szCs w:val="20"/>
          <w:lang w:val="en-ID"/>
        </w:rPr>
      </w:pPr>
    </w:p>
    <w:p w14:paraId="6729BB96" w14:textId="77777777" w:rsidR="007209D3" w:rsidRPr="007209D3" w:rsidRDefault="007209D3" w:rsidP="007209D3">
      <w:pPr>
        <w:pBdr>
          <w:top w:val="single" w:sz="4" w:space="1" w:color="auto"/>
          <w:left w:val="single" w:sz="4" w:space="4" w:color="auto"/>
          <w:bottom w:val="single" w:sz="4" w:space="1" w:color="auto"/>
          <w:right w:val="single" w:sz="4" w:space="4" w:color="auto"/>
        </w:pBdr>
        <w:spacing w:after="0" w:line="240" w:lineRule="auto"/>
        <w:ind w:left="1200"/>
        <w:rPr>
          <w:rFonts w:ascii="Courier New" w:hAnsi="Courier New" w:cs="Courier New"/>
          <w:bCs/>
          <w:sz w:val="20"/>
          <w:szCs w:val="20"/>
          <w:lang w:val="en-ID"/>
        </w:rPr>
      </w:pPr>
      <w:r w:rsidRPr="007209D3">
        <w:rPr>
          <w:rFonts w:ascii="Courier New" w:hAnsi="Courier New" w:cs="Courier New"/>
          <w:bCs/>
          <w:sz w:val="20"/>
          <w:szCs w:val="20"/>
          <w:lang w:val="en-ID"/>
        </w:rPr>
        <w:t xml:space="preserve">        // Destructive set-difference</w:t>
      </w:r>
    </w:p>
    <w:p w14:paraId="470E5C48" w14:textId="77777777" w:rsidR="007209D3" w:rsidRPr="007209D3" w:rsidRDefault="007209D3" w:rsidP="007209D3">
      <w:pPr>
        <w:pBdr>
          <w:top w:val="single" w:sz="4" w:space="1" w:color="auto"/>
          <w:left w:val="single" w:sz="4" w:space="4" w:color="auto"/>
          <w:bottom w:val="single" w:sz="4" w:space="1" w:color="auto"/>
          <w:right w:val="single" w:sz="4" w:space="4" w:color="auto"/>
        </w:pBdr>
        <w:spacing w:after="0" w:line="240" w:lineRule="auto"/>
        <w:ind w:left="1200"/>
        <w:rPr>
          <w:rFonts w:ascii="Courier New" w:hAnsi="Courier New" w:cs="Courier New"/>
          <w:bCs/>
          <w:sz w:val="20"/>
          <w:szCs w:val="20"/>
          <w:lang w:val="en-ID"/>
        </w:rPr>
      </w:pPr>
      <w:r w:rsidRPr="007209D3">
        <w:rPr>
          <w:rFonts w:ascii="Courier New" w:hAnsi="Courier New" w:cs="Courier New"/>
          <w:bCs/>
          <w:sz w:val="20"/>
          <w:szCs w:val="20"/>
          <w:lang w:val="en-ID"/>
        </w:rPr>
        <w:t xml:space="preserve">        uniques.removeAll(dups);</w:t>
      </w:r>
    </w:p>
    <w:p w14:paraId="0CF71A7D" w14:textId="77777777" w:rsidR="007209D3" w:rsidRPr="007209D3" w:rsidRDefault="007209D3" w:rsidP="007209D3">
      <w:pPr>
        <w:pBdr>
          <w:top w:val="single" w:sz="4" w:space="1" w:color="auto"/>
          <w:left w:val="single" w:sz="4" w:space="4" w:color="auto"/>
          <w:bottom w:val="single" w:sz="4" w:space="1" w:color="auto"/>
          <w:right w:val="single" w:sz="4" w:space="4" w:color="auto"/>
        </w:pBdr>
        <w:spacing w:after="0" w:line="240" w:lineRule="auto"/>
        <w:ind w:left="1200"/>
        <w:rPr>
          <w:rFonts w:ascii="Courier New" w:hAnsi="Courier New" w:cs="Courier New"/>
          <w:bCs/>
          <w:sz w:val="20"/>
          <w:szCs w:val="20"/>
          <w:lang w:val="en-ID"/>
        </w:rPr>
      </w:pPr>
    </w:p>
    <w:p w14:paraId="7EBFE933" w14:textId="77777777" w:rsidR="007209D3" w:rsidRPr="007209D3" w:rsidRDefault="007209D3" w:rsidP="007209D3">
      <w:pPr>
        <w:pBdr>
          <w:top w:val="single" w:sz="4" w:space="1" w:color="auto"/>
          <w:left w:val="single" w:sz="4" w:space="4" w:color="auto"/>
          <w:bottom w:val="single" w:sz="4" w:space="1" w:color="auto"/>
          <w:right w:val="single" w:sz="4" w:space="4" w:color="auto"/>
        </w:pBdr>
        <w:spacing w:after="0" w:line="240" w:lineRule="auto"/>
        <w:ind w:left="1200"/>
        <w:rPr>
          <w:rFonts w:ascii="Courier New" w:hAnsi="Courier New" w:cs="Courier New"/>
          <w:bCs/>
          <w:sz w:val="20"/>
          <w:szCs w:val="20"/>
          <w:lang w:val="en-ID"/>
        </w:rPr>
      </w:pPr>
      <w:r w:rsidRPr="007209D3">
        <w:rPr>
          <w:rFonts w:ascii="Courier New" w:hAnsi="Courier New" w:cs="Courier New"/>
          <w:bCs/>
          <w:sz w:val="20"/>
          <w:szCs w:val="20"/>
          <w:lang w:val="en-ID"/>
        </w:rPr>
        <w:t xml:space="preserve">        System.out.println("Unique words:    " + uniques);</w:t>
      </w:r>
    </w:p>
    <w:p w14:paraId="236247C9" w14:textId="77777777" w:rsidR="007209D3" w:rsidRPr="007209D3" w:rsidRDefault="007209D3" w:rsidP="007209D3">
      <w:pPr>
        <w:pBdr>
          <w:top w:val="single" w:sz="4" w:space="1" w:color="auto"/>
          <w:left w:val="single" w:sz="4" w:space="4" w:color="auto"/>
          <w:bottom w:val="single" w:sz="4" w:space="1" w:color="auto"/>
          <w:right w:val="single" w:sz="4" w:space="4" w:color="auto"/>
        </w:pBdr>
        <w:spacing w:after="0" w:line="240" w:lineRule="auto"/>
        <w:ind w:left="1200"/>
        <w:rPr>
          <w:rFonts w:ascii="Courier New" w:hAnsi="Courier New" w:cs="Courier New"/>
          <w:bCs/>
          <w:sz w:val="20"/>
          <w:szCs w:val="20"/>
          <w:lang w:val="en-ID"/>
        </w:rPr>
      </w:pPr>
      <w:r w:rsidRPr="007209D3">
        <w:rPr>
          <w:rFonts w:ascii="Courier New" w:hAnsi="Courier New" w:cs="Courier New"/>
          <w:bCs/>
          <w:sz w:val="20"/>
          <w:szCs w:val="20"/>
          <w:lang w:val="en-ID"/>
        </w:rPr>
        <w:t xml:space="preserve">        System.out.println("Duplicate words: " + dups);</w:t>
      </w:r>
    </w:p>
    <w:p w14:paraId="0C68A00C" w14:textId="77777777" w:rsidR="007209D3" w:rsidRPr="007209D3" w:rsidRDefault="007209D3" w:rsidP="007209D3">
      <w:pPr>
        <w:pBdr>
          <w:top w:val="single" w:sz="4" w:space="1" w:color="auto"/>
          <w:left w:val="single" w:sz="4" w:space="4" w:color="auto"/>
          <w:bottom w:val="single" w:sz="4" w:space="1" w:color="auto"/>
          <w:right w:val="single" w:sz="4" w:space="4" w:color="auto"/>
        </w:pBdr>
        <w:spacing w:after="0" w:line="240" w:lineRule="auto"/>
        <w:ind w:left="1200"/>
        <w:rPr>
          <w:rFonts w:ascii="Courier New" w:hAnsi="Courier New" w:cs="Courier New"/>
          <w:bCs/>
          <w:sz w:val="20"/>
          <w:szCs w:val="20"/>
          <w:lang w:val="en-ID"/>
        </w:rPr>
      </w:pPr>
      <w:r w:rsidRPr="007209D3">
        <w:rPr>
          <w:rFonts w:ascii="Courier New" w:hAnsi="Courier New" w:cs="Courier New"/>
          <w:bCs/>
          <w:sz w:val="20"/>
          <w:szCs w:val="20"/>
          <w:lang w:val="en-ID"/>
        </w:rPr>
        <w:t xml:space="preserve">    }</w:t>
      </w:r>
    </w:p>
    <w:p w14:paraId="24D09E6A" w14:textId="77777777" w:rsidR="007209D3" w:rsidRPr="007209D3" w:rsidRDefault="007209D3" w:rsidP="007209D3">
      <w:pPr>
        <w:pBdr>
          <w:top w:val="single" w:sz="4" w:space="1" w:color="auto"/>
          <w:left w:val="single" w:sz="4" w:space="4" w:color="auto"/>
          <w:bottom w:val="single" w:sz="4" w:space="1" w:color="auto"/>
          <w:right w:val="single" w:sz="4" w:space="4" w:color="auto"/>
        </w:pBdr>
        <w:spacing w:after="0" w:line="240" w:lineRule="auto"/>
        <w:ind w:left="1200"/>
        <w:rPr>
          <w:rFonts w:ascii="Courier New" w:hAnsi="Courier New" w:cs="Courier New"/>
          <w:bCs/>
          <w:sz w:val="20"/>
          <w:szCs w:val="20"/>
          <w:lang w:val="en-ID"/>
        </w:rPr>
      </w:pPr>
      <w:r w:rsidRPr="007209D3">
        <w:rPr>
          <w:rFonts w:ascii="Courier New" w:hAnsi="Courier New" w:cs="Courier New"/>
          <w:bCs/>
          <w:sz w:val="20"/>
          <w:szCs w:val="20"/>
          <w:lang w:val="en-ID"/>
        </w:rPr>
        <w:t>}</w:t>
      </w:r>
    </w:p>
    <w:p w14:paraId="725A08DE" w14:textId="77777777" w:rsidR="00C52883" w:rsidRPr="00C52883" w:rsidRDefault="00C52883" w:rsidP="009349E5">
      <w:pPr>
        <w:pStyle w:val="ListParagraph"/>
        <w:numPr>
          <w:ilvl w:val="0"/>
          <w:numId w:val="10"/>
        </w:numPr>
        <w:ind w:left="1146"/>
        <w:rPr>
          <w:rFonts w:ascii="Times New Roman" w:hAnsi="Times New Roman" w:cs="Times New Roman"/>
          <w:noProof/>
          <w:sz w:val="24"/>
          <w:szCs w:val="24"/>
        </w:rPr>
      </w:pPr>
      <w:r w:rsidRPr="00C52883">
        <w:rPr>
          <w:rFonts w:ascii="Times New Roman" w:hAnsi="Times New Roman" w:cs="Times New Roman"/>
          <w:noProof/>
          <w:sz w:val="24"/>
          <w:szCs w:val="24"/>
        </w:rPr>
        <w:t>Output program</w:t>
      </w:r>
    </w:p>
    <w:p w14:paraId="03132DFB" w14:textId="434CEC6B" w:rsidR="00C52883" w:rsidRDefault="009A21A9" w:rsidP="009349E5">
      <w:pPr>
        <w:pStyle w:val="ListParagraph"/>
        <w:ind w:left="1146"/>
        <w:rPr>
          <w:rFonts w:ascii="Times New Roman" w:hAnsi="Times New Roman" w:cs="Times New Roman"/>
          <w:noProof/>
          <w:sz w:val="24"/>
          <w:szCs w:val="24"/>
          <w:lang w:val="en-ID"/>
        </w:rPr>
      </w:pPr>
      <w:ins w:id="2" w:author="asus" w:date="2018-11-26T22:07:00Z">
        <w:r>
          <w:rPr>
            <w:noProof/>
            <w:lang w:val="en-US"/>
          </w:rPr>
          <w:drawing>
            <wp:inline distT="0" distB="0" distL="0" distR="0" wp14:anchorId="7916A90C" wp14:editId="75602BF0">
              <wp:extent cx="3695700" cy="2162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695700" cy="2162175"/>
                      </a:xfrm>
                      <a:prstGeom prst="rect">
                        <a:avLst/>
                      </a:prstGeom>
                    </pic:spPr>
                  </pic:pic>
                </a:graphicData>
              </a:graphic>
            </wp:inline>
          </w:drawing>
        </w:r>
      </w:ins>
    </w:p>
    <w:p w14:paraId="11D796EE" w14:textId="77777777" w:rsidR="00C52883" w:rsidRPr="00C52883" w:rsidRDefault="00C52883" w:rsidP="009349E5">
      <w:pPr>
        <w:pStyle w:val="ListParagraph"/>
        <w:numPr>
          <w:ilvl w:val="0"/>
          <w:numId w:val="10"/>
        </w:numPr>
        <w:ind w:left="1146"/>
        <w:rPr>
          <w:rFonts w:ascii="Times New Roman" w:hAnsi="Times New Roman" w:cs="Times New Roman"/>
          <w:noProof/>
          <w:sz w:val="24"/>
          <w:szCs w:val="24"/>
        </w:rPr>
      </w:pPr>
      <w:r w:rsidRPr="00615F35">
        <w:rPr>
          <w:rFonts w:ascii="Times New Roman" w:hAnsi="Times New Roman" w:cs="Times New Roman"/>
          <w:noProof/>
          <w:sz w:val="24"/>
          <w:szCs w:val="24"/>
        </w:rPr>
        <w:t>Analisa</w:t>
      </w:r>
    </w:p>
    <w:p w14:paraId="16C5EA67" w14:textId="77777777" w:rsidR="00CB63FA" w:rsidRDefault="00CB63FA" w:rsidP="00CB63FA">
      <w:pPr>
        <w:pStyle w:val="ListParagraph"/>
        <w:ind w:left="1146"/>
        <w:jc w:val="both"/>
        <w:rPr>
          <w:rFonts w:ascii="Times New Roman" w:hAnsi="Times New Roman" w:cs="Times New Roman"/>
          <w:noProof/>
          <w:sz w:val="24"/>
          <w:szCs w:val="24"/>
          <w:lang w:val="en-ID"/>
        </w:rPr>
      </w:pPr>
    </w:p>
    <w:p w14:paraId="41BE35E7" w14:textId="77777777" w:rsidR="00CB63FA" w:rsidRPr="00CB63FA" w:rsidRDefault="00CB63FA" w:rsidP="00CB63FA">
      <w:pPr>
        <w:pStyle w:val="ListParagraph"/>
        <w:ind w:left="1146"/>
        <w:jc w:val="both"/>
        <w:rPr>
          <w:rFonts w:ascii="Times New Roman" w:hAnsi="Times New Roman" w:cs="Times New Roman"/>
          <w:noProof/>
          <w:sz w:val="24"/>
          <w:szCs w:val="24"/>
          <w:lang w:val="en-ID"/>
        </w:rPr>
      </w:pPr>
    </w:p>
    <w:p w14:paraId="3926B982" w14:textId="77777777" w:rsidR="00C52883" w:rsidRPr="00C52883" w:rsidRDefault="007209D3" w:rsidP="007209D3">
      <w:pPr>
        <w:pStyle w:val="ListParagraph"/>
        <w:numPr>
          <w:ilvl w:val="0"/>
          <w:numId w:val="9"/>
        </w:numPr>
        <w:jc w:val="both"/>
        <w:rPr>
          <w:rFonts w:ascii="Times New Roman" w:hAnsi="Times New Roman" w:cs="Times New Roman"/>
          <w:bCs/>
          <w:sz w:val="24"/>
          <w:szCs w:val="24"/>
        </w:rPr>
      </w:pPr>
      <w:r w:rsidRPr="007209D3">
        <w:rPr>
          <w:rFonts w:ascii="Times New Roman" w:hAnsi="Times New Roman" w:cs="Times New Roman"/>
          <w:bCs/>
          <w:sz w:val="24"/>
          <w:szCs w:val="24"/>
          <w:lang w:val="sv-SE"/>
        </w:rPr>
        <w:t>Interface Set menerapkan konsep himpunan. Mengetahui implementasi konsep himpunan pada interface Set.</w:t>
      </w:r>
    </w:p>
    <w:p w14:paraId="1DA77ADC" w14:textId="77777777" w:rsidR="00C52883" w:rsidRPr="00B91BC2" w:rsidRDefault="00C52883" w:rsidP="00B91BC2">
      <w:pPr>
        <w:pStyle w:val="ListParagraph"/>
        <w:numPr>
          <w:ilvl w:val="0"/>
          <w:numId w:val="11"/>
        </w:numPr>
        <w:spacing w:after="0"/>
        <w:ind w:left="1146"/>
        <w:rPr>
          <w:rFonts w:ascii="Times New Roman" w:hAnsi="Times New Roman" w:cs="Times New Roman"/>
          <w:noProof/>
          <w:sz w:val="24"/>
          <w:szCs w:val="24"/>
        </w:rPr>
      </w:pPr>
      <w:r w:rsidRPr="00C52883">
        <w:rPr>
          <w:rFonts w:ascii="Times New Roman" w:hAnsi="Times New Roman" w:cs="Times New Roman"/>
          <w:noProof/>
          <w:sz w:val="24"/>
          <w:szCs w:val="24"/>
        </w:rPr>
        <w:t>Listing program</w:t>
      </w:r>
    </w:p>
    <w:p w14:paraId="3D20FA1A" w14:textId="77777777" w:rsidR="007209D3" w:rsidRPr="007209D3" w:rsidRDefault="007209D3" w:rsidP="007209D3">
      <w:pPr>
        <w:pBdr>
          <w:top w:val="single" w:sz="4" w:space="1" w:color="auto"/>
          <w:left w:val="single" w:sz="4" w:space="4" w:color="auto"/>
          <w:bottom w:val="single" w:sz="4" w:space="1" w:color="auto"/>
          <w:right w:val="single" w:sz="4" w:space="4" w:color="auto"/>
        </w:pBdr>
        <w:spacing w:after="0" w:line="240" w:lineRule="auto"/>
        <w:ind w:left="1200"/>
        <w:rPr>
          <w:rFonts w:ascii="Courier New" w:hAnsi="Courier New" w:cs="Courier New"/>
          <w:bCs/>
          <w:sz w:val="20"/>
          <w:szCs w:val="20"/>
        </w:rPr>
      </w:pPr>
      <w:r w:rsidRPr="007209D3">
        <w:rPr>
          <w:rFonts w:ascii="Courier New" w:hAnsi="Courier New" w:cs="Courier New"/>
          <w:bCs/>
          <w:sz w:val="20"/>
          <w:szCs w:val="20"/>
        </w:rPr>
        <w:t>import java.util.*;</w:t>
      </w:r>
    </w:p>
    <w:p w14:paraId="3527896B" w14:textId="77777777" w:rsidR="007209D3" w:rsidRPr="007209D3" w:rsidRDefault="007209D3" w:rsidP="007209D3">
      <w:pPr>
        <w:pBdr>
          <w:top w:val="single" w:sz="4" w:space="1" w:color="auto"/>
          <w:left w:val="single" w:sz="4" w:space="4" w:color="auto"/>
          <w:bottom w:val="single" w:sz="4" w:space="1" w:color="auto"/>
          <w:right w:val="single" w:sz="4" w:space="4" w:color="auto"/>
        </w:pBdr>
        <w:spacing w:after="0" w:line="240" w:lineRule="auto"/>
        <w:ind w:left="1200"/>
        <w:rPr>
          <w:rFonts w:ascii="Courier New" w:hAnsi="Courier New" w:cs="Courier New"/>
          <w:bCs/>
          <w:sz w:val="20"/>
          <w:szCs w:val="20"/>
        </w:rPr>
      </w:pPr>
    </w:p>
    <w:p w14:paraId="48CF9CC5" w14:textId="77777777" w:rsidR="007209D3" w:rsidRPr="007209D3" w:rsidRDefault="007209D3" w:rsidP="007209D3">
      <w:pPr>
        <w:pBdr>
          <w:top w:val="single" w:sz="4" w:space="1" w:color="auto"/>
          <w:left w:val="single" w:sz="4" w:space="4" w:color="auto"/>
          <w:bottom w:val="single" w:sz="4" w:space="1" w:color="auto"/>
          <w:right w:val="single" w:sz="4" w:space="4" w:color="auto"/>
        </w:pBdr>
        <w:spacing w:after="0" w:line="240" w:lineRule="auto"/>
        <w:ind w:left="1200"/>
        <w:rPr>
          <w:rFonts w:ascii="Courier New" w:hAnsi="Courier New" w:cs="Courier New"/>
          <w:bCs/>
          <w:sz w:val="20"/>
          <w:szCs w:val="20"/>
        </w:rPr>
      </w:pPr>
      <w:r w:rsidRPr="007209D3">
        <w:rPr>
          <w:rFonts w:ascii="Courier New" w:hAnsi="Courier New" w:cs="Courier New"/>
          <w:bCs/>
          <w:sz w:val="20"/>
          <w:szCs w:val="20"/>
        </w:rPr>
        <w:t>public class SetExample2 {</w:t>
      </w:r>
    </w:p>
    <w:p w14:paraId="5FBE15AB" w14:textId="77777777" w:rsidR="007209D3" w:rsidRPr="007209D3" w:rsidRDefault="007209D3" w:rsidP="007209D3">
      <w:pPr>
        <w:pBdr>
          <w:top w:val="single" w:sz="4" w:space="1" w:color="auto"/>
          <w:left w:val="single" w:sz="4" w:space="4" w:color="auto"/>
          <w:bottom w:val="single" w:sz="4" w:space="1" w:color="auto"/>
          <w:right w:val="single" w:sz="4" w:space="4" w:color="auto"/>
        </w:pBdr>
        <w:spacing w:after="0" w:line="240" w:lineRule="auto"/>
        <w:ind w:left="1200"/>
        <w:rPr>
          <w:rFonts w:ascii="Courier New" w:hAnsi="Courier New" w:cs="Courier New"/>
          <w:bCs/>
          <w:sz w:val="20"/>
          <w:szCs w:val="20"/>
        </w:rPr>
      </w:pPr>
      <w:r w:rsidRPr="007209D3">
        <w:rPr>
          <w:rFonts w:ascii="Courier New" w:hAnsi="Courier New" w:cs="Courier New"/>
          <w:bCs/>
          <w:sz w:val="20"/>
          <w:szCs w:val="20"/>
        </w:rPr>
        <w:t xml:space="preserve">    public static void main(String[] args) {</w:t>
      </w:r>
    </w:p>
    <w:p w14:paraId="1A5234BD" w14:textId="77777777" w:rsidR="007209D3" w:rsidRPr="007209D3" w:rsidRDefault="007209D3" w:rsidP="007209D3">
      <w:pPr>
        <w:pBdr>
          <w:top w:val="single" w:sz="4" w:space="1" w:color="auto"/>
          <w:left w:val="single" w:sz="4" w:space="4" w:color="auto"/>
          <w:bottom w:val="single" w:sz="4" w:space="1" w:color="auto"/>
          <w:right w:val="single" w:sz="4" w:space="4" w:color="auto"/>
        </w:pBdr>
        <w:spacing w:after="0" w:line="240" w:lineRule="auto"/>
        <w:ind w:left="1200"/>
        <w:rPr>
          <w:rFonts w:ascii="Courier New" w:hAnsi="Courier New" w:cs="Courier New"/>
          <w:bCs/>
          <w:sz w:val="20"/>
          <w:szCs w:val="20"/>
        </w:rPr>
      </w:pPr>
      <w:r w:rsidRPr="007209D3">
        <w:rPr>
          <w:rFonts w:ascii="Courier New" w:hAnsi="Courier New" w:cs="Courier New"/>
          <w:bCs/>
          <w:sz w:val="20"/>
          <w:szCs w:val="20"/>
        </w:rPr>
        <w:t xml:space="preserve">        Set s1 = new HashSet();</w:t>
      </w:r>
    </w:p>
    <w:p w14:paraId="5EBDF48D" w14:textId="77777777" w:rsidR="007209D3" w:rsidRPr="007209D3" w:rsidRDefault="007209D3" w:rsidP="007209D3">
      <w:pPr>
        <w:pBdr>
          <w:top w:val="single" w:sz="4" w:space="1" w:color="auto"/>
          <w:left w:val="single" w:sz="4" w:space="4" w:color="auto"/>
          <w:bottom w:val="single" w:sz="4" w:space="1" w:color="auto"/>
          <w:right w:val="single" w:sz="4" w:space="4" w:color="auto"/>
        </w:pBdr>
        <w:spacing w:after="0" w:line="240" w:lineRule="auto"/>
        <w:ind w:left="1200"/>
        <w:rPr>
          <w:rFonts w:ascii="Courier New" w:hAnsi="Courier New" w:cs="Courier New"/>
          <w:bCs/>
          <w:sz w:val="20"/>
          <w:szCs w:val="20"/>
        </w:rPr>
      </w:pPr>
      <w:r w:rsidRPr="007209D3">
        <w:rPr>
          <w:rFonts w:ascii="Courier New" w:hAnsi="Courier New" w:cs="Courier New"/>
          <w:bCs/>
          <w:sz w:val="20"/>
          <w:szCs w:val="20"/>
        </w:rPr>
        <w:t xml:space="preserve">        s1.add("Australia");</w:t>
      </w:r>
    </w:p>
    <w:p w14:paraId="385BA069" w14:textId="77777777" w:rsidR="007209D3" w:rsidRPr="007209D3" w:rsidRDefault="007209D3" w:rsidP="007209D3">
      <w:pPr>
        <w:pBdr>
          <w:top w:val="single" w:sz="4" w:space="1" w:color="auto"/>
          <w:left w:val="single" w:sz="4" w:space="4" w:color="auto"/>
          <w:bottom w:val="single" w:sz="4" w:space="1" w:color="auto"/>
          <w:right w:val="single" w:sz="4" w:space="4" w:color="auto"/>
        </w:pBdr>
        <w:spacing w:after="0" w:line="240" w:lineRule="auto"/>
        <w:ind w:left="1200"/>
        <w:rPr>
          <w:rFonts w:ascii="Courier New" w:hAnsi="Courier New" w:cs="Courier New"/>
          <w:bCs/>
          <w:sz w:val="20"/>
          <w:szCs w:val="20"/>
        </w:rPr>
      </w:pPr>
      <w:r w:rsidRPr="007209D3">
        <w:rPr>
          <w:rFonts w:ascii="Courier New" w:hAnsi="Courier New" w:cs="Courier New"/>
          <w:bCs/>
          <w:sz w:val="20"/>
          <w:szCs w:val="20"/>
        </w:rPr>
        <w:t xml:space="preserve">        s1.add("Sweden");</w:t>
      </w:r>
    </w:p>
    <w:p w14:paraId="2E25B828" w14:textId="77777777" w:rsidR="007209D3" w:rsidRPr="007209D3" w:rsidRDefault="007209D3" w:rsidP="007209D3">
      <w:pPr>
        <w:pBdr>
          <w:top w:val="single" w:sz="4" w:space="1" w:color="auto"/>
          <w:left w:val="single" w:sz="4" w:space="4" w:color="auto"/>
          <w:bottom w:val="single" w:sz="4" w:space="1" w:color="auto"/>
          <w:right w:val="single" w:sz="4" w:space="4" w:color="auto"/>
        </w:pBdr>
        <w:spacing w:after="0" w:line="240" w:lineRule="auto"/>
        <w:ind w:left="1200"/>
        <w:rPr>
          <w:rFonts w:ascii="Courier New" w:hAnsi="Courier New" w:cs="Courier New"/>
          <w:bCs/>
          <w:sz w:val="20"/>
          <w:szCs w:val="20"/>
        </w:rPr>
      </w:pPr>
      <w:r w:rsidRPr="007209D3">
        <w:rPr>
          <w:rFonts w:ascii="Courier New" w:hAnsi="Courier New" w:cs="Courier New"/>
          <w:bCs/>
          <w:sz w:val="20"/>
          <w:szCs w:val="20"/>
        </w:rPr>
        <w:t xml:space="preserve">        s1.add("Germany");</w:t>
      </w:r>
    </w:p>
    <w:p w14:paraId="7816B277" w14:textId="77777777" w:rsidR="007209D3" w:rsidRPr="007209D3" w:rsidRDefault="007209D3" w:rsidP="007209D3">
      <w:pPr>
        <w:pBdr>
          <w:top w:val="single" w:sz="4" w:space="1" w:color="auto"/>
          <w:left w:val="single" w:sz="4" w:space="4" w:color="auto"/>
          <w:bottom w:val="single" w:sz="4" w:space="1" w:color="auto"/>
          <w:right w:val="single" w:sz="4" w:space="4" w:color="auto"/>
        </w:pBdr>
        <w:spacing w:after="0" w:line="240" w:lineRule="auto"/>
        <w:ind w:left="1200"/>
        <w:rPr>
          <w:rFonts w:ascii="Courier New" w:hAnsi="Courier New" w:cs="Courier New"/>
          <w:bCs/>
          <w:sz w:val="20"/>
          <w:szCs w:val="20"/>
        </w:rPr>
      </w:pPr>
    </w:p>
    <w:p w14:paraId="19C97A91" w14:textId="77777777" w:rsidR="007209D3" w:rsidRPr="007209D3" w:rsidRDefault="007209D3" w:rsidP="007209D3">
      <w:pPr>
        <w:pBdr>
          <w:top w:val="single" w:sz="4" w:space="1" w:color="auto"/>
          <w:left w:val="single" w:sz="4" w:space="4" w:color="auto"/>
          <w:bottom w:val="single" w:sz="4" w:space="1" w:color="auto"/>
          <w:right w:val="single" w:sz="4" w:space="4" w:color="auto"/>
        </w:pBdr>
        <w:spacing w:after="0" w:line="240" w:lineRule="auto"/>
        <w:ind w:left="1200"/>
        <w:rPr>
          <w:rFonts w:ascii="Courier New" w:hAnsi="Courier New" w:cs="Courier New"/>
          <w:bCs/>
          <w:sz w:val="20"/>
          <w:szCs w:val="20"/>
        </w:rPr>
      </w:pPr>
      <w:r w:rsidRPr="007209D3">
        <w:rPr>
          <w:rFonts w:ascii="Courier New" w:hAnsi="Courier New" w:cs="Courier New"/>
          <w:bCs/>
          <w:sz w:val="20"/>
          <w:szCs w:val="20"/>
        </w:rPr>
        <w:t xml:space="preserve">        Set s2 = new HashSet();</w:t>
      </w:r>
    </w:p>
    <w:p w14:paraId="616FBF67" w14:textId="77777777" w:rsidR="007209D3" w:rsidRPr="007209D3" w:rsidRDefault="007209D3" w:rsidP="007209D3">
      <w:pPr>
        <w:pBdr>
          <w:top w:val="single" w:sz="4" w:space="1" w:color="auto"/>
          <w:left w:val="single" w:sz="4" w:space="4" w:color="auto"/>
          <w:bottom w:val="single" w:sz="4" w:space="1" w:color="auto"/>
          <w:right w:val="single" w:sz="4" w:space="4" w:color="auto"/>
        </w:pBdr>
        <w:spacing w:after="0" w:line="240" w:lineRule="auto"/>
        <w:ind w:left="1200"/>
        <w:rPr>
          <w:rFonts w:ascii="Courier New" w:hAnsi="Courier New" w:cs="Courier New"/>
          <w:bCs/>
          <w:sz w:val="20"/>
          <w:szCs w:val="20"/>
        </w:rPr>
      </w:pPr>
      <w:r w:rsidRPr="007209D3">
        <w:rPr>
          <w:rFonts w:ascii="Courier New" w:hAnsi="Courier New" w:cs="Courier New"/>
          <w:bCs/>
          <w:sz w:val="20"/>
          <w:szCs w:val="20"/>
        </w:rPr>
        <w:t xml:space="preserve">        s2.add("Sweden");</w:t>
      </w:r>
    </w:p>
    <w:p w14:paraId="170EAB23" w14:textId="77777777" w:rsidR="007209D3" w:rsidRPr="007209D3" w:rsidRDefault="007209D3" w:rsidP="007209D3">
      <w:pPr>
        <w:pBdr>
          <w:top w:val="single" w:sz="4" w:space="1" w:color="auto"/>
          <w:left w:val="single" w:sz="4" w:space="4" w:color="auto"/>
          <w:bottom w:val="single" w:sz="4" w:space="1" w:color="auto"/>
          <w:right w:val="single" w:sz="4" w:space="4" w:color="auto"/>
        </w:pBdr>
        <w:spacing w:after="0" w:line="240" w:lineRule="auto"/>
        <w:ind w:left="1200"/>
        <w:rPr>
          <w:rFonts w:ascii="Courier New" w:hAnsi="Courier New" w:cs="Courier New"/>
          <w:bCs/>
          <w:sz w:val="20"/>
          <w:szCs w:val="20"/>
        </w:rPr>
      </w:pPr>
      <w:r w:rsidRPr="007209D3">
        <w:rPr>
          <w:rFonts w:ascii="Courier New" w:hAnsi="Courier New" w:cs="Courier New"/>
          <w:bCs/>
          <w:sz w:val="20"/>
          <w:szCs w:val="20"/>
        </w:rPr>
        <w:t xml:space="preserve">        s2.add("France");</w:t>
      </w:r>
    </w:p>
    <w:p w14:paraId="28C81397" w14:textId="77777777" w:rsidR="007209D3" w:rsidRPr="007209D3" w:rsidRDefault="007209D3" w:rsidP="007209D3">
      <w:pPr>
        <w:pBdr>
          <w:top w:val="single" w:sz="4" w:space="1" w:color="auto"/>
          <w:left w:val="single" w:sz="4" w:space="4" w:color="auto"/>
          <w:bottom w:val="single" w:sz="4" w:space="1" w:color="auto"/>
          <w:right w:val="single" w:sz="4" w:space="4" w:color="auto"/>
        </w:pBdr>
        <w:spacing w:after="0" w:line="240" w:lineRule="auto"/>
        <w:ind w:left="1200"/>
        <w:rPr>
          <w:rFonts w:ascii="Courier New" w:hAnsi="Courier New" w:cs="Courier New"/>
          <w:bCs/>
          <w:sz w:val="20"/>
          <w:szCs w:val="20"/>
        </w:rPr>
      </w:pPr>
    </w:p>
    <w:p w14:paraId="1EA45256" w14:textId="77777777" w:rsidR="007209D3" w:rsidRPr="007209D3" w:rsidRDefault="007209D3" w:rsidP="007209D3">
      <w:pPr>
        <w:pBdr>
          <w:top w:val="single" w:sz="4" w:space="1" w:color="auto"/>
          <w:left w:val="single" w:sz="4" w:space="4" w:color="auto"/>
          <w:bottom w:val="single" w:sz="4" w:space="1" w:color="auto"/>
          <w:right w:val="single" w:sz="4" w:space="4" w:color="auto"/>
        </w:pBdr>
        <w:spacing w:after="0" w:line="240" w:lineRule="auto"/>
        <w:ind w:left="1200"/>
        <w:rPr>
          <w:rFonts w:ascii="Courier New" w:hAnsi="Courier New" w:cs="Courier New"/>
          <w:bCs/>
          <w:sz w:val="20"/>
          <w:szCs w:val="20"/>
        </w:rPr>
      </w:pPr>
      <w:r w:rsidRPr="007209D3">
        <w:rPr>
          <w:rFonts w:ascii="Courier New" w:hAnsi="Courier New" w:cs="Courier New"/>
          <w:bCs/>
          <w:sz w:val="20"/>
          <w:szCs w:val="20"/>
        </w:rPr>
        <w:t xml:space="preserve">        Set union = new TreeSet(s1);</w:t>
      </w:r>
    </w:p>
    <w:p w14:paraId="20F775DA" w14:textId="77777777" w:rsidR="007209D3" w:rsidRPr="007209D3" w:rsidRDefault="007209D3" w:rsidP="007209D3">
      <w:pPr>
        <w:pBdr>
          <w:top w:val="single" w:sz="4" w:space="1" w:color="auto"/>
          <w:left w:val="single" w:sz="4" w:space="4" w:color="auto"/>
          <w:bottom w:val="single" w:sz="4" w:space="1" w:color="auto"/>
          <w:right w:val="single" w:sz="4" w:space="4" w:color="auto"/>
        </w:pBdr>
        <w:spacing w:after="0" w:line="240" w:lineRule="auto"/>
        <w:ind w:left="1200"/>
        <w:rPr>
          <w:rFonts w:ascii="Courier New" w:hAnsi="Courier New" w:cs="Courier New"/>
          <w:bCs/>
          <w:sz w:val="20"/>
          <w:szCs w:val="20"/>
        </w:rPr>
      </w:pPr>
      <w:r w:rsidRPr="007209D3">
        <w:rPr>
          <w:rFonts w:ascii="Courier New" w:hAnsi="Courier New" w:cs="Courier New"/>
          <w:bCs/>
          <w:sz w:val="20"/>
          <w:szCs w:val="20"/>
        </w:rPr>
        <w:t xml:space="preserve">        union.addAll(s2); // gabungan dari s1 dan s2</w:t>
      </w:r>
    </w:p>
    <w:p w14:paraId="5070E00C" w14:textId="77777777" w:rsidR="007209D3" w:rsidRPr="007209D3" w:rsidRDefault="007209D3" w:rsidP="007209D3">
      <w:pPr>
        <w:pBdr>
          <w:top w:val="single" w:sz="4" w:space="1" w:color="auto"/>
          <w:left w:val="single" w:sz="4" w:space="4" w:color="auto"/>
          <w:bottom w:val="single" w:sz="4" w:space="1" w:color="auto"/>
          <w:right w:val="single" w:sz="4" w:space="4" w:color="auto"/>
        </w:pBdr>
        <w:spacing w:after="0" w:line="240" w:lineRule="auto"/>
        <w:ind w:left="1200"/>
        <w:rPr>
          <w:rFonts w:ascii="Courier New" w:hAnsi="Courier New" w:cs="Courier New"/>
          <w:bCs/>
          <w:sz w:val="20"/>
          <w:szCs w:val="20"/>
        </w:rPr>
      </w:pPr>
      <w:r w:rsidRPr="007209D3">
        <w:rPr>
          <w:rFonts w:ascii="Courier New" w:hAnsi="Courier New" w:cs="Courier New"/>
          <w:bCs/>
          <w:sz w:val="20"/>
          <w:szCs w:val="20"/>
        </w:rPr>
        <w:t xml:space="preserve">        print("Union", union);</w:t>
      </w:r>
    </w:p>
    <w:p w14:paraId="154FFA83" w14:textId="77777777" w:rsidR="007209D3" w:rsidRPr="007209D3" w:rsidRDefault="007209D3" w:rsidP="007209D3">
      <w:pPr>
        <w:pBdr>
          <w:top w:val="single" w:sz="4" w:space="1" w:color="auto"/>
          <w:left w:val="single" w:sz="4" w:space="4" w:color="auto"/>
          <w:bottom w:val="single" w:sz="4" w:space="1" w:color="auto"/>
          <w:right w:val="single" w:sz="4" w:space="4" w:color="auto"/>
        </w:pBdr>
        <w:spacing w:after="0" w:line="240" w:lineRule="auto"/>
        <w:ind w:left="1200"/>
        <w:rPr>
          <w:rFonts w:ascii="Courier New" w:hAnsi="Courier New" w:cs="Courier New"/>
          <w:bCs/>
          <w:sz w:val="20"/>
          <w:szCs w:val="20"/>
        </w:rPr>
      </w:pPr>
    </w:p>
    <w:p w14:paraId="384A3860" w14:textId="77777777" w:rsidR="007209D3" w:rsidRPr="007209D3" w:rsidRDefault="007209D3" w:rsidP="007209D3">
      <w:pPr>
        <w:pBdr>
          <w:top w:val="single" w:sz="4" w:space="1" w:color="auto"/>
          <w:left w:val="single" w:sz="4" w:space="4" w:color="auto"/>
          <w:bottom w:val="single" w:sz="4" w:space="1" w:color="auto"/>
          <w:right w:val="single" w:sz="4" w:space="4" w:color="auto"/>
        </w:pBdr>
        <w:spacing w:after="0" w:line="240" w:lineRule="auto"/>
        <w:ind w:left="1200"/>
        <w:rPr>
          <w:rFonts w:ascii="Courier New" w:hAnsi="Courier New" w:cs="Courier New"/>
          <w:bCs/>
          <w:sz w:val="20"/>
          <w:szCs w:val="20"/>
        </w:rPr>
      </w:pPr>
      <w:r w:rsidRPr="007209D3">
        <w:rPr>
          <w:rFonts w:ascii="Courier New" w:hAnsi="Courier New" w:cs="Courier New"/>
          <w:bCs/>
          <w:sz w:val="20"/>
          <w:szCs w:val="20"/>
        </w:rPr>
        <w:t xml:space="preserve">        Set intersect = new TreeSet(s1);</w:t>
      </w:r>
    </w:p>
    <w:p w14:paraId="12618AFA" w14:textId="77777777" w:rsidR="007209D3" w:rsidRPr="007209D3" w:rsidRDefault="007209D3" w:rsidP="007209D3">
      <w:pPr>
        <w:pBdr>
          <w:top w:val="single" w:sz="4" w:space="1" w:color="auto"/>
          <w:left w:val="single" w:sz="4" w:space="4" w:color="auto"/>
          <w:bottom w:val="single" w:sz="4" w:space="1" w:color="auto"/>
          <w:right w:val="single" w:sz="4" w:space="4" w:color="auto"/>
        </w:pBdr>
        <w:spacing w:after="0" w:line="240" w:lineRule="auto"/>
        <w:ind w:left="1200"/>
        <w:rPr>
          <w:rFonts w:ascii="Courier New" w:hAnsi="Courier New" w:cs="Courier New"/>
          <w:bCs/>
          <w:sz w:val="20"/>
          <w:szCs w:val="20"/>
        </w:rPr>
      </w:pPr>
      <w:r w:rsidRPr="007209D3">
        <w:rPr>
          <w:rFonts w:ascii="Courier New" w:hAnsi="Courier New" w:cs="Courier New"/>
          <w:bCs/>
          <w:sz w:val="20"/>
          <w:szCs w:val="20"/>
        </w:rPr>
        <w:t xml:space="preserve">        intersect.retainAll(s2); // irisan dari s1 dan s2</w:t>
      </w:r>
    </w:p>
    <w:p w14:paraId="431D52F7" w14:textId="77777777" w:rsidR="007209D3" w:rsidRPr="007209D3" w:rsidRDefault="007209D3" w:rsidP="007209D3">
      <w:pPr>
        <w:pBdr>
          <w:top w:val="single" w:sz="4" w:space="1" w:color="auto"/>
          <w:left w:val="single" w:sz="4" w:space="4" w:color="auto"/>
          <w:bottom w:val="single" w:sz="4" w:space="1" w:color="auto"/>
          <w:right w:val="single" w:sz="4" w:space="4" w:color="auto"/>
        </w:pBdr>
        <w:spacing w:after="0" w:line="240" w:lineRule="auto"/>
        <w:ind w:left="1200"/>
        <w:rPr>
          <w:rFonts w:ascii="Courier New" w:hAnsi="Courier New" w:cs="Courier New"/>
          <w:bCs/>
          <w:sz w:val="20"/>
          <w:szCs w:val="20"/>
        </w:rPr>
      </w:pPr>
      <w:r w:rsidRPr="007209D3">
        <w:rPr>
          <w:rFonts w:ascii="Courier New" w:hAnsi="Courier New" w:cs="Courier New"/>
          <w:bCs/>
          <w:sz w:val="20"/>
          <w:szCs w:val="20"/>
        </w:rPr>
        <w:t xml:space="preserve">        print("Intersection", intersect);</w:t>
      </w:r>
    </w:p>
    <w:p w14:paraId="5704A5C5" w14:textId="77777777" w:rsidR="007209D3" w:rsidRPr="007209D3" w:rsidRDefault="007209D3" w:rsidP="007209D3">
      <w:pPr>
        <w:pBdr>
          <w:top w:val="single" w:sz="4" w:space="1" w:color="auto"/>
          <w:left w:val="single" w:sz="4" w:space="4" w:color="auto"/>
          <w:bottom w:val="single" w:sz="4" w:space="1" w:color="auto"/>
          <w:right w:val="single" w:sz="4" w:space="4" w:color="auto"/>
        </w:pBdr>
        <w:spacing w:after="0" w:line="240" w:lineRule="auto"/>
        <w:ind w:left="1200"/>
        <w:rPr>
          <w:rFonts w:ascii="Courier New" w:hAnsi="Courier New" w:cs="Courier New"/>
          <w:bCs/>
          <w:sz w:val="20"/>
          <w:szCs w:val="20"/>
        </w:rPr>
      </w:pPr>
      <w:r w:rsidRPr="007209D3">
        <w:rPr>
          <w:rFonts w:ascii="Courier New" w:hAnsi="Courier New" w:cs="Courier New"/>
          <w:bCs/>
          <w:sz w:val="20"/>
          <w:szCs w:val="20"/>
        </w:rPr>
        <w:t xml:space="preserve">    }</w:t>
      </w:r>
    </w:p>
    <w:p w14:paraId="685860D0" w14:textId="77777777" w:rsidR="007209D3" w:rsidRPr="007209D3" w:rsidRDefault="007209D3" w:rsidP="007209D3">
      <w:pPr>
        <w:pBdr>
          <w:top w:val="single" w:sz="4" w:space="1" w:color="auto"/>
          <w:left w:val="single" w:sz="4" w:space="4" w:color="auto"/>
          <w:bottom w:val="single" w:sz="4" w:space="1" w:color="auto"/>
          <w:right w:val="single" w:sz="4" w:space="4" w:color="auto"/>
        </w:pBdr>
        <w:spacing w:after="0" w:line="240" w:lineRule="auto"/>
        <w:ind w:left="1200"/>
        <w:rPr>
          <w:rFonts w:ascii="Courier New" w:hAnsi="Courier New" w:cs="Courier New"/>
          <w:bCs/>
          <w:sz w:val="20"/>
          <w:szCs w:val="20"/>
        </w:rPr>
      </w:pPr>
    </w:p>
    <w:p w14:paraId="2186FB22" w14:textId="77777777" w:rsidR="007209D3" w:rsidRPr="007209D3" w:rsidRDefault="007209D3" w:rsidP="007209D3">
      <w:pPr>
        <w:pBdr>
          <w:top w:val="single" w:sz="4" w:space="1" w:color="auto"/>
          <w:left w:val="single" w:sz="4" w:space="4" w:color="auto"/>
          <w:bottom w:val="single" w:sz="4" w:space="1" w:color="auto"/>
          <w:right w:val="single" w:sz="4" w:space="4" w:color="auto"/>
        </w:pBdr>
        <w:spacing w:after="0" w:line="240" w:lineRule="auto"/>
        <w:ind w:left="1200"/>
        <w:rPr>
          <w:rFonts w:ascii="Courier New" w:hAnsi="Courier New" w:cs="Courier New"/>
          <w:bCs/>
          <w:sz w:val="20"/>
          <w:szCs w:val="20"/>
        </w:rPr>
      </w:pPr>
      <w:r w:rsidRPr="007209D3">
        <w:rPr>
          <w:rFonts w:ascii="Courier New" w:hAnsi="Courier New" w:cs="Courier New"/>
          <w:bCs/>
          <w:sz w:val="20"/>
          <w:szCs w:val="20"/>
        </w:rPr>
        <w:t xml:space="preserve">    protected static void print(String label, Collection c) {</w:t>
      </w:r>
    </w:p>
    <w:p w14:paraId="525D0C96" w14:textId="77777777" w:rsidR="007209D3" w:rsidRPr="007209D3" w:rsidRDefault="007209D3" w:rsidP="007209D3">
      <w:pPr>
        <w:pBdr>
          <w:top w:val="single" w:sz="4" w:space="1" w:color="auto"/>
          <w:left w:val="single" w:sz="4" w:space="4" w:color="auto"/>
          <w:bottom w:val="single" w:sz="4" w:space="1" w:color="auto"/>
          <w:right w:val="single" w:sz="4" w:space="4" w:color="auto"/>
        </w:pBdr>
        <w:spacing w:after="0" w:line="240" w:lineRule="auto"/>
        <w:ind w:left="1200"/>
        <w:rPr>
          <w:rFonts w:ascii="Courier New" w:hAnsi="Courier New" w:cs="Courier New"/>
          <w:bCs/>
          <w:sz w:val="20"/>
          <w:szCs w:val="20"/>
        </w:rPr>
      </w:pPr>
      <w:r w:rsidRPr="007209D3">
        <w:rPr>
          <w:rFonts w:ascii="Courier New" w:hAnsi="Courier New" w:cs="Courier New"/>
          <w:bCs/>
          <w:sz w:val="20"/>
          <w:szCs w:val="20"/>
        </w:rPr>
        <w:t xml:space="preserve">        System.out.println("---------------- " + label + " ---------------");</w:t>
      </w:r>
    </w:p>
    <w:p w14:paraId="56B8AA09" w14:textId="77777777" w:rsidR="007209D3" w:rsidRPr="007209D3" w:rsidRDefault="007209D3" w:rsidP="007209D3">
      <w:pPr>
        <w:pBdr>
          <w:top w:val="single" w:sz="4" w:space="1" w:color="auto"/>
          <w:left w:val="single" w:sz="4" w:space="4" w:color="auto"/>
          <w:bottom w:val="single" w:sz="4" w:space="1" w:color="auto"/>
          <w:right w:val="single" w:sz="4" w:space="4" w:color="auto"/>
        </w:pBdr>
        <w:spacing w:after="0" w:line="240" w:lineRule="auto"/>
        <w:ind w:left="1200"/>
        <w:rPr>
          <w:rFonts w:ascii="Courier New" w:hAnsi="Courier New" w:cs="Courier New"/>
          <w:bCs/>
          <w:sz w:val="20"/>
          <w:szCs w:val="20"/>
        </w:rPr>
      </w:pPr>
    </w:p>
    <w:p w14:paraId="0560096B" w14:textId="77777777" w:rsidR="007209D3" w:rsidRPr="007209D3" w:rsidRDefault="007209D3" w:rsidP="007209D3">
      <w:pPr>
        <w:pBdr>
          <w:top w:val="single" w:sz="4" w:space="1" w:color="auto"/>
          <w:left w:val="single" w:sz="4" w:space="4" w:color="auto"/>
          <w:bottom w:val="single" w:sz="4" w:space="1" w:color="auto"/>
          <w:right w:val="single" w:sz="4" w:space="4" w:color="auto"/>
        </w:pBdr>
        <w:spacing w:after="0" w:line="240" w:lineRule="auto"/>
        <w:ind w:left="1200"/>
        <w:rPr>
          <w:rFonts w:ascii="Courier New" w:hAnsi="Courier New" w:cs="Courier New"/>
          <w:bCs/>
          <w:sz w:val="20"/>
          <w:szCs w:val="20"/>
        </w:rPr>
      </w:pPr>
      <w:r w:rsidRPr="007209D3">
        <w:rPr>
          <w:rFonts w:ascii="Courier New" w:hAnsi="Courier New" w:cs="Courier New"/>
          <w:bCs/>
          <w:sz w:val="20"/>
          <w:szCs w:val="20"/>
        </w:rPr>
        <w:lastRenderedPageBreak/>
        <w:t xml:space="preserve">        Iterator it = c.iterator();</w:t>
      </w:r>
    </w:p>
    <w:p w14:paraId="505601CC" w14:textId="77777777" w:rsidR="007209D3" w:rsidRPr="007209D3" w:rsidRDefault="007209D3" w:rsidP="007209D3">
      <w:pPr>
        <w:pBdr>
          <w:top w:val="single" w:sz="4" w:space="1" w:color="auto"/>
          <w:left w:val="single" w:sz="4" w:space="4" w:color="auto"/>
          <w:bottom w:val="single" w:sz="4" w:space="1" w:color="auto"/>
          <w:right w:val="single" w:sz="4" w:space="4" w:color="auto"/>
        </w:pBdr>
        <w:spacing w:after="0" w:line="240" w:lineRule="auto"/>
        <w:ind w:left="1200"/>
        <w:rPr>
          <w:rFonts w:ascii="Courier New" w:hAnsi="Courier New" w:cs="Courier New"/>
          <w:bCs/>
          <w:sz w:val="20"/>
          <w:szCs w:val="20"/>
        </w:rPr>
      </w:pPr>
      <w:r w:rsidRPr="007209D3">
        <w:rPr>
          <w:rFonts w:ascii="Courier New" w:hAnsi="Courier New" w:cs="Courier New"/>
          <w:bCs/>
          <w:sz w:val="20"/>
          <w:szCs w:val="20"/>
        </w:rPr>
        <w:t xml:space="preserve">        while (it.hasNext()) {</w:t>
      </w:r>
    </w:p>
    <w:p w14:paraId="0E8FC43B" w14:textId="77777777" w:rsidR="007209D3" w:rsidRPr="007209D3" w:rsidRDefault="007209D3" w:rsidP="007209D3">
      <w:pPr>
        <w:pBdr>
          <w:top w:val="single" w:sz="4" w:space="1" w:color="auto"/>
          <w:left w:val="single" w:sz="4" w:space="4" w:color="auto"/>
          <w:bottom w:val="single" w:sz="4" w:space="1" w:color="auto"/>
          <w:right w:val="single" w:sz="4" w:space="4" w:color="auto"/>
        </w:pBdr>
        <w:spacing w:after="0" w:line="240" w:lineRule="auto"/>
        <w:ind w:left="1200"/>
        <w:rPr>
          <w:rFonts w:ascii="Courier New" w:hAnsi="Courier New" w:cs="Courier New"/>
          <w:bCs/>
          <w:sz w:val="20"/>
          <w:szCs w:val="20"/>
        </w:rPr>
      </w:pPr>
      <w:r w:rsidRPr="007209D3">
        <w:rPr>
          <w:rFonts w:ascii="Courier New" w:hAnsi="Courier New" w:cs="Courier New"/>
          <w:bCs/>
          <w:sz w:val="20"/>
          <w:szCs w:val="20"/>
        </w:rPr>
        <w:t xml:space="preserve">            System.out.println(it.next());</w:t>
      </w:r>
    </w:p>
    <w:p w14:paraId="3C67CC19" w14:textId="77777777" w:rsidR="007209D3" w:rsidRPr="007209D3" w:rsidRDefault="007209D3" w:rsidP="007209D3">
      <w:pPr>
        <w:pBdr>
          <w:top w:val="single" w:sz="4" w:space="1" w:color="auto"/>
          <w:left w:val="single" w:sz="4" w:space="4" w:color="auto"/>
          <w:bottom w:val="single" w:sz="4" w:space="1" w:color="auto"/>
          <w:right w:val="single" w:sz="4" w:space="4" w:color="auto"/>
        </w:pBdr>
        <w:spacing w:after="0" w:line="240" w:lineRule="auto"/>
        <w:ind w:left="1200"/>
        <w:rPr>
          <w:rFonts w:ascii="Courier New" w:hAnsi="Courier New" w:cs="Courier New"/>
          <w:bCs/>
          <w:sz w:val="20"/>
          <w:szCs w:val="20"/>
        </w:rPr>
      </w:pPr>
      <w:r w:rsidRPr="007209D3">
        <w:rPr>
          <w:rFonts w:ascii="Courier New" w:hAnsi="Courier New" w:cs="Courier New"/>
          <w:bCs/>
          <w:sz w:val="20"/>
          <w:szCs w:val="20"/>
        </w:rPr>
        <w:t xml:space="preserve">        }</w:t>
      </w:r>
    </w:p>
    <w:p w14:paraId="750DAB8D" w14:textId="77777777" w:rsidR="007209D3" w:rsidRPr="007209D3" w:rsidRDefault="007209D3" w:rsidP="007209D3">
      <w:pPr>
        <w:pBdr>
          <w:top w:val="single" w:sz="4" w:space="1" w:color="auto"/>
          <w:left w:val="single" w:sz="4" w:space="4" w:color="auto"/>
          <w:bottom w:val="single" w:sz="4" w:space="1" w:color="auto"/>
          <w:right w:val="single" w:sz="4" w:space="4" w:color="auto"/>
        </w:pBdr>
        <w:spacing w:after="0" w:line="240" w:lineRule="auto"/>
        <w:ind w:left="1200"/>
        <w:rPr>
          <w:rFonts w:ascii="Courier New" w:hAnsi="Courier New" w:cs="Courier New"/>
          <w:bCs/>
          <w:sz w:val="20"/>
          <w:szCs w:val="20"/>
        </w:rPr>
      </w:pPr>
      <w:r w:rsidRPr="007209D3">
        <w:rPr>
          <w:rFonts w:ascii="Courier New" w:hAnsi="Courier New" w:cs="Courier New"/>
          <w:bCs/>
          <w:sz w:val="20"/>
          <w:szCs w:val="20"/>
        </w:rPr>
        <w:t xml:space="preserve">    }</w:t>
      </w:r>
    </w:p>
    <w:p w14:paraId="287B4393" w14:textId="77777777" w:rsidR="00801383" w:rsidRPr="00801383" w:rsidRDefault="007209D3" w:rsidP="007209D3">
      <w:pPr>
        <w:pBdr>
          <w:top w:val="single" w:sz="4" w:space="1" w:color="auto"/>
          <w:left w:val="single" w:sz="4" w:space="4" w:color="auto"/>
          <w:bottom w:val="single" w:sz="4" w:space="1" w:color="auto"/>
          <w:right w:val="single" w:sz="4" w:space="4" w:color="auto"/>
        </w:pBdr>
        <w:spacing w:after="0" w:line="240" w:lineRule="auto"/>
        <w:ind w:left="1200"/>
        <w:rPr>
          <w:rFonts w:ascii="Courier New" w:hAnsi="Courier New" w:cs="Courier New"/>
          <w:bCs/>
          <w:sz w:val="20"/>
          <w:szCs w:val="20"/>
          <w:lang w:val="en-ID"/>
        </w:rPr>
      </w:pPr>
      <w:r w:rsidRPr="007209D3">
        <w:rPr>
          <w:rFonts w:ascii="Courier New" w:hAnsi="Courier New" w:cs="Courier New"/>
          <w:bCs/>
          <w:sz w:val="20"/>
          <w:szCs w:val="20"/>
        </w:rPr>
        <w:t>}</w:t>
      </w:r>
    </w:p>
    <w:p w14:paraId="1BDC21EA" w14:textId="77777777" w:rsidR="00801383" w:rsidRPr="00801383" w:rsidRDefault="00C52883" w:rsidP="009349E5">
      <w:pPr>
        <w:pStyle w:val="ListParagraph"/>
        <w:numPr>
          <w:ilvl w:val="0"/>
          <w:numId w:val="11"/>
        </w:numPr>
        <w:ind w:left="1146"/>
        <w:rPr>
          <w:rFonts w:ascii="Times New Roman" w:hAnsi="Times New Roman" w:cs="Times New Roman"/>
          <w:noProof/>
          <w:sz w:val="24"/>
          <w:szCs w:val="24"/>
        </w:rPr>
      </w:pPr>
      <w:r w:rsidRPr="00801383">
        <w:rPr>
          <w:rFonts w:ascii="Times New Roman" w:hAnsi="Times New Roman" w:cs="Times New Roman"/>
          <w:noProof/>
          <w:sz w:val="24"/>
          <w:szCs w:val="24"/>
        </w:rPr>
        <w:t>Output program</w:t>
      </w:r>
    </w:p>
    <w:p w14:paraId="670DDABB" w14:textId="05829CB0" w:rsidR="00801383" w:rsidRPr="00801383" w:rsidRDefault="009A21A9" w:rsidP="009349E5">
      <w:pPr>
        <w:pStyle w:val="ListParagraph"/>
        <w:ind w:left="1146"/>
        <w:rPr>
          <w:rFonts w:ascii="Times New Roman" w:hAnsi="Times New Roman" w:cs="Times New Roman"/>
          <w:noProof/>
          <w:sz w:val="24"/>
          <w:szCs w:val="24"/>
          <w:lang w:val="en-ID"/>
        </w:rPr>
      </w:pPr>
      <w:ins w:id="3" w:author="asus" w:date="2018-11-26T22:07:00Z">
        <w:r>
          <w:rPr>
            <w:noProof/>
            <w:lang w:val="en-US"/>
          </w:rPr>
          <w:drawing>
            <wp:inline distT="0" distB="0" distL="0" distR="0" wp14:anchorId="7EC1C135" wp14:editId="6A1E1413">
              <wp:extent cx="4486275" cy="21621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86275" cy="2162175"/>
                      </a:xfrm>
                      <a:prstGeom prst="rect">
                        <a:avLst/>
                      </a:prstGeom>
                    </pic:spPr>
                  </pic:pic>
                </a:graphicData>
              </a:graphic>
            </wp:inline>
          </w:drawing>
        </w:r>
      </w:ins>
    </w:p>
    <w:p w14:paraId="198D3823" w14:textId="77777777" w:rsidR="00C52883" w:rsidRPr="00C52883" w:rsidRDefault="00C52883" w:rsidP="009349E5">
      <w:pPr>
        <w:pStyle w:val="ListParagraph"/>
        <w:numPr>
          <w:ilvl w:val="0"/>
          <w:numId w:val="11"/>
        </w:numPr>
        <w:ind w:left="1146"/>
        <w:rPr>
          <w:rFonts w:ascii="Times New Roman" w:hAnsi="Times New Roman" w:cs="Times New Roman"/>
          <w:noProof/>
          <w:sz w:val="24"/>
          <w:szCs w:val="24"/>
        </w:rPr>
      </w:pPr>
      <w:r w:rsidRPr="00615F35">
        <w:rPr>
          <w:rFonts w:ascii="Times New Roman" w:hAnsi="Times New Roman" w:cs="Times New Roman"/>
          <w:noProof/>
          <w:sz w:val="24"/>
          <w:szCs w:val="24"/>
        </w:rPr>
        <w:t>Analisa</w:t>
      </w:r>
    </w:p>
    <w:p w14:paraId="59AF6863" w14:textId="77777777" w:rsidR="003051E7" w:rsidRDefault="003051E7" w:rsidP="003051E7">
      <w:pPr>
        <w:pStyle w:val="ListParagraph"/>
        <w:ind w:left="1146"/>
        <w:jc w:val="both"/>
        <w:rPr>
          <w:rFonts w:ascii="Times New Roman" w:hAnsi="Times New Roman" w:cs="Times New Roman"/>
          <w:noProof/>
          <w:sz w:val="24"/>
          <w:szCs w:val="24"/>
          <w:lang w:val="en-ID"/>
        </w:rPr>
      </w:pPr>
    </w:p>
    <w:p w14:paraId="3944775B" w14:textId="77777777" w:rsidR="003051E7" w:rsidRPr="003051E7" w:rsidRDefault="003051E7" w:rsidP="003051E7">
      <w:pPr>
        <w:pStyle w:val="ListParagraph"/>
        <w:ind w:left="1146"/>
        <w:rPr>
          <w:rFonts w:ascii="Times New Roman" w:hAnsi="Times New Roman" w:cs="Times New Roman"/>
          <w:noProof/>
          <w:sz w:val="24"/>
          <w:szCs w:val="24"/>
          <w:lang w:val="en-ID"/>
        </w:rPr>
      </w:pPr>
    </w:p>
    <w:p w14:paraId="12A3AC49" w14:textId="77777777" w:rsidR="00801383" w:rsidRPr="00C52883" w:rsidRDefault="007C4915" w:rsidP="007C4915">
      <w:pPr>
        <w:pStyle w:val="ListParagraph"/>
        <w:numPr>
          <w:ilvl w:val="0"/>
          <w:numId w:val="9"/>
        </w:numPr>
        <w:jc w:val="both"/>
        <w:rPr>
          <w:rFonts w:ascii="Times New Roman" w:hAnsi="Times New Roman" w:cs="Times New Roman"/>
          <w:bCs/>
          <w:sz w:val="24"/>
          <w:szCs w:val="24"/>
        </w:rPr>
      </w:pPr>
      <w:r w:rsidRPr="007C4915">
        <w:rPr>
          <w:rFonts w:ascii="Times New Roman" w:hAnsi="Times New Roman" w:cs="Times New Roman"/>
          <w:bCs/>
          <w:sz w:val="24"/>
          <w:szCs w:val="24"/>
          <w:lang w:val="sv-SE"/>
        </w:rPr>
        <w:t>Memahami penggunaan class-class yang mengimplementasikan interface List yaitu ArrayList dan LinkedList.</w:t>
      </w:r>
    </w:p>
    <w:p w14:paraId="2C153846" w14:textId="77777777" w:rsidR="00801383" w:rsidRPr="00122DEE" w:rsidRDefault="00801383" w:rsidP="009349E5">
      <w:pPr>
        <w:pStyle w:val="ListParagraph"/>
        <w:numPr>
          <w:ilvl w:val="0"/>
          <w:numId w:val="13"/>
        </w:numPr>
        <w:spacing w:after="0"/>
        <w:ind w:left="1146"/>
        <w:rPr>
          <w:rFonts w:ascii="Times New Roman" w:hAnsi="Times New Roman" w:cs="Times New Roman"/>
          <w:noProof/>
          <w:sz w:val="24"/>
          <w:szCs w:val="24"/>
        </w:rPr>
      </w:pPr>
      <w:r w:rsidRPr="00801383">
        <w:rPr>
          <w:rFonts w:ascii="Times New Roman" w:hAnsi="Times New Roman" w:cs="Times New Roman"/>
          <w:noProof/>
          <w:sz w:val="24"/>
          <w:szCs w:val="24"/>
        </w:rPr>
        <w:t>Listing program</w:t>
      </w:r>
    </w:p>
    <w:p w14:paraId="451CA168" w14:textId="77777777" w:rsidR="007C4915" w:rsidRPr="007C4915" w:rsidRDefault="007C4915" w:rsidP="007C4915">
      <w:pPr>
        <w:pBdr>
          <w:top w:val="single" w:sz="4" w:space="1" w:color="auto"/>
          <w:left w:val="single" w:sz="4" w:space="4" w:color="auto"/>
          <w:bottom w:val="single" w:sz="4" w:space="1" w:color="auto"/>
          <w:right w:val="single" w:sz="4" w:space="4" w:color="auto"/>
        </w:pBdr>
        <w:spacing w:after="0" w:line="240" w:lineRule="auto"/>
        <w:ind w:left="1200"/>
        <w:rPr>
          <w:rFonts w:ascii="Courier New" w:hAnsi="Courier New" w:cs="Courier New"/>
          <w:bCs/>
          <w:sz w:val="20"/>
          <w:szCs w:val="20"/>
        </w:rPr>
      </w:pPr>
      <w:r w:rsidRPr="007C4915">
        <w:rPr>
          <w:rFonts w:ascii="Courier New" w:hAnsi="Courier New" w:cs="Courier New"/>
          <w:bCs/>
          <w:sz w:val="20"/>
          <w:szCs w:val="20"/>
        </w:rPr>
        <w:t>import java.util.*;</w:t>
      </w:r>
    </w:p>
    <w:p w14:paraId="7668F3A9" w14:textId="77777777" w:rsidR="007C4915" w:rsidRPr="007C4915" w:rsidRDefault="007C4915" w:rsidP="007C4915">
      <w:pPr>
        <w:pBdr>
          <w:top w:val="single" w:sz="4" w:space="1" w:color="auto"/>
          <w:left w:val="single" w:sz="4" w:space="4" w:color="auto"/>
          <w:bottom w:val="single" w:sz="4" w:space="1" w:color="auto"/>
          <w:right w:val="single" w:sz="4" w:space="4" w:color="auto"/>
        </w:pBdr>
        <w:spacing w:after="0" w:line="240" w:lineRule="auto"/>
        <w:ind w:left="1200"/>
        <w:rPr>
          <w:rFonts w:ascii="Courier New" w:hAnsi="Courier New" w:cs="Courier New"/>
          <w:bCs/>
          <w:sz w:val="20"/>
          <w:szCs w:val="20"/>
        </w:rPr>
      </w:pPr>
    </w:p>
    <w:p w14:paraId="33589547" w14:textId="77777777" w:rsidR="007C4915" w:rsidRPr="007C4915" w:rsidRDefault="007C4915" w:rsidP="007C4915">
      <w:pPr>
        <w:pBdr>
          <w:top w:val="single" w:sz="4" w:space="1" w:color="auto"/>
          <w:left w:val="single" w:sz="4" w:space="4" w:color="auto"/>
          <w:bottom w:val="single" w:sz="4" w:space="1" w:color="auto"/>
          <w:right w:val="single" w:sz="4" w:space="4" w:color="auto"/>
        </w:pBdr>
        <w:spacing w:after="0" w:line="240" w:lineRule="auto"/>
        <w:ind w:left="1200"/>
        <w:rPr>
          <w:rFonts w:ascii="Courier New" w:hAnsi="Courier New" w:cs="Courier New"/>
          <w:bCs/>
          <w:sz w:val="20"/>
          <w:szCs w:val="20"/>
        </w:rPr>
      </w:pPr>
      <w:r w:rsidRPr="007C4915">
        <w:rPr>
          <w:rFonts w:ascii="Courier New" w:hAnsi="Courier New" w:cs="Courier New"/>
          <w:bCs/>
          <w:sz w:val="20"/>
          <w:szCs w:val="20"/>
        </w:rPr>
        <w:t>public class ListExample {</w:t>
      </w:r>
    </w:p>
    <w:p w14:paraId="68639A6F" w14:textId="77777777" w:rsidR="007C4915" w:rsidRPr="007C4915" w:rsidRDefault="007C4915" w:rsidP="007C4915">
      <w:pPr>
        <w:pBdr>
          <w:top w:val="single" w:sz="4" w:space="1" w:color="auto"/>
          <w:left w:val="single" w:sz="4" w:space="4" w:color="auto"/>
          <w:bottom w:val="single" w:sz="4" w:space="1" w:color="auto"/>
          <w:right w:val="single" w:sz="4" w:space="4" w:color="auto"/>
        </w:pBdr>
        <w:spacing w:after="0" w:line="240" w:lineRule="auto"/>
        <w:ind w:left="1200"/>
        <w:rPr>
          <w:rFonts w:ascii="Courier New" w:hAnsi="Courier New" w:cs="Courier New"/>
          <w:bCs/>
          <w:sz w:val="20"/>
          <w:szCs w:val="20"/>
        </w:rPr>
      </w:pPr>
      <w:r w:rsidRPr="007C4915">
        <w:rPr>
          <w:rFonts w:ascii="Courier New" w:hAnsi="Courier New" w:cs="Courier New"/>
          <w:bCs/>
          <w:sz w:val="20"/>
          <w:szCs w:val="20"/>
        </w:rPr>
        <w:t xml:space="preserve">    public static void main(String[] args) {</w:t>
      </w:r>
    </w:p>
    <w:p w14:paraId="502885C4" w14:textId="77777777" w:rsidR="007C4915" w:rsidRPr="007C4915" w:rsidRDefault="007C4915" w:rsidP="007C4915">
      <w:pPr>
        <w:pBdr>
          <w:top w:val="single" w:sz="4" w:space="1" w:color="auto"/>
          <w:left w:val="single" w:sz="4" w:space="4" w:color="auto"/>
          <w:bottom w:val="single" w:sz="4" w:space="1" w:color="auto"/>
          <w:right w:val="single" w:sz="4" w:space="4" w:color="auto"/>
        </w:pBdr>
        <w:spacing w:after="0" w:line="240" w:lineRule="auto"/>
        <w:ind w:left="1200"/>
        <w:rPr>
          <w:rFonts w:ascii="Courier New" w:hAnsi="Courier New" w:cs="Courier New"/>
          <w:bCs/>
          <w:sz w:val="20"/>
          <w:szCs w:val="20"/>
        </w:rPr>
      </w:pPr>
      <w:r w:rsidRPr="007C4915">
        <w:rPr>
          <w:rFonts w:ascii="Courier New" w:hAnsi="Courier New" w:cs="Courier New"/>
          <w:bCs/>
          <w:sz w:val="20"/>
          <w:szCs w:val="20"/>
        </w:rPr>
        <w:t xml:space="preserve">        List list=new ArrayList();</w:t>
      </w:r>
    </w:p>
    <w:p w14:paraId="3DA08A31" w14:textId="77777777" w:rsidR="007C4915" w:rsidRPr="007C4915" w:rsidRDefault="007C4915" w:rsidP="007C4915">
      <w:pPr>
        <w:pBdr>
          <w:top w:val="single" w:sz="4" w:space="1" w:color="auto"/>
          <w:left w:val="single" w:sz="4" w:space="4" w:color="auto"/>
          <w:bottom w:val="single" w:sz="4" w:space="1" w:color="auto"/>
          <w:right w:val="single" w:sz="4" w:space="4" w:color="auto"/>
        </w:pBdr>
        <w:spacing w:after="0" w:line="240" w:lineRule="auto"/>
        <w:ind w:left="1200"/>
        <w:rPr>
          <w:rFonts w:ascii="Courier New" w:hAnsi="Courier New" w:cs="Courier New"/>
          <w:bCs/>
          <w:sz w:val="20"/>
          <w:szCs w:val="20"/>
        </w:rPr>
      </w:pPr>
      <w:r w:rsidRPr="007C4915">
        <w:rPr>
          <w:rFonts w:ascii="Courier New" w:hAnsi="Courier New" w:cs="Courier New"/>
          <w:bCs/>
          <w:sz w:val="20"/>
          <w:szCs w:val="20"/>
        </w:rPr>
        <w:t xml:space="preserve">        list.add("Bernadine");</w:t>
      </w:r>
    </w:p>
    <w:p w14:paraId="52E25969" w14:textId="77777777" w:rsidR="007C4915" w:rsidRPr="007C4915" w:rsidRDefault="007C4915" w:rsidP="007C4915">
      <w:pPr>
        <w:pBdr>
          <w:top w:val="single" w:sz="4" w:space="1" w:color="auto"/>
          <w:left w:val="single" w:sz="4" w:space="4" w:color="auto"/>
          <w:bottom w:val="single" w:sz="4" w:space="1" w:color="auto"/>
          <w:right w:val="single" w:sz="4" w:space="4" w:color="auto"/>
        </w:pBdr>
        <w:spacing w:after="0" w:line="240" w:lineRule="auto"/>
        <w:ind w:left="1200"/>
        <w:rPr>
          <w:rFonts w:ascii="Courier New" w:hAnsi="Courier New" w:cs="Courier New"/>
          <w:bCs/>
          <w:sz w:val="20"/>
          <w:szCs w:val="20"/>
        </w:rPr>
      </w:pPr>
      <w:r w:rsidRPr="007C4915">
        <w:rPr>
          <w:rFonts w:ascii="Courier New" w:hAnsi="Courier New" w:cs="Courier New"/>
          <w:bCs/>
          <w:sz w:val="20"/>
          <w:szCs w:val="20"/>
        </w:rPr>
        <w:t xml:space="preserve">        list.add("Elizabeth");</w:t>
      </w:r>
    </w:p>
    <w:p w14:paraId="508CE24B" w14:textId="77777777" w:rsidR="007C4915" w:rsidRPr="007C4915" w:rsidRDefault="007C4915" w:rsidP="007C4915">
      <w:pPr>
        <w:pBdr>
          <w:top w:val="single" w:sz="4" w:space="1" w:color="auto"/>
          <w:left w:val="single" w:sz="4" w:space="4" w:color="auto"/>
          <w:bottom w:val="single" w:sz="4" w:space="1" w:color="auto"/>
          <w:right w:val="single" w:sz="4" w:space="4" w:color="auto"/>
        </w:pBdr>
        <w:spacing w:after="0" w:line="240" w:lineRule="auto"/>
        <w:ind w:left="1200"/>
        <w:rPr>
          <w:rFonts w:ascii="Courier New" w:hAnsi="Courier New" w:cs="Courier New"/>
          <w:bCs/>
          <w:sz w:val="20"/>
          <w:szCs w:val="20"/>
        </w:rPr>
      </w:pPr>
      <w:r w:rsidRPr="007C4915">
        <w:rPr>
          <w:rFonts w:ascii="Courier New" w:hAnsi="Courier New" w:cs="Courier New"/>
          <w:bCs/>
          <w:sz w:val="20"/>
          <w:szCs w:val="20"/>
        </w:rPr>
        <w:t xml:space="preserve">        list.add("Gene");</w:t>
      </w:r>
    </w:p>
    <w:p w14:paraId="47D22638" w14:textId="77777777" w:rsidR="007C4915" w:rsidRPr="007C4915" w:rsidRDefault="007C4915" w:rsidP="007C4915">
      <w:pPr>
        <w:pBdr>
          <w:top w:val="single" w:sz="4" w:space="1" w:color="auto"/>
          <w:left w:val="single" w:sz="4" w:space="4" w:color="auto"/>
          <w:bottom w:val="single" w:sz="4" w:space="1" w:color="auto"/>
          <w:right w:val="single" w:sz="4" w:space="4" w:color="auto"/>
        </w:pBdr>
        <w:spacing w:after="0" w:line="240" w:lineRule="auto"/>
        <w:ind w:left="1200"/>
        <w:rPr>
          <w:rFonts w:ascii="Courier New" w:hAnsi="Courier New" w:cs="Courier New"/>
          <w:bCs/>
          <w:sz w:val="20"/>
          <w:szCs w:val="20"/>
        </w:rPr>
      </w:pPr>
      <w:r w:rsidRPr="007C4915">
        <w:rPr>
          <w:rFonts w:ascii="Courier New" w:hAnsi="Courier New" w:cs="Courier New"/>
          <w:bCs/>
          <w:sz w:val="20"/>
          <w:szCs w:val="20"/>
        </w:rPr>
        <w:t xml:space="preserve">        list.add("Elizabeth");</w:t>
      </w:r>
    </w:p>
    <w:p w14:paraId="64111D6A" w14:textId="77777777" w:rsidR="007C4915" w:rsidRPr="007C4915" w:rsidRDefault="007C4915" w:rsidP="007C4915">
      <w:pPr>
        <w:pBdr>
          <w:top w:val="single" w:sz="4" w:space="1" w:color="auto"/>
          <w:left w:val="single" w:sz="4" w:space="4" w:color="auto"/>
          <w:bottom w:val="single" w:sz="4" w:space="1" w:color="auto"/>
          <w:right w:val="single" w:sz="4" w:space="4" w:color="auto"/>
        </w:pBdr>
        <w:spacing w:after="0" w:line="240" w:lineRule="auto"/>
        <w:ind w:left="1200"/>
        <w:rPr>
          <w:rFonts w:ascii="Courier New" w:hAnsi="Courier New" w:cs="Courier New"/>
          <w:bCs/>
          <w:sz w:val="20"/>
          <w:szCs w:val="20"/>
        </w:rPr>
      </w:pPr>
      <w:r w:rsidRPr="007C4915">
        <w:rPr>
          <w:rFonts w:ascii="Courier New" w:hAnsi="Courier New" w:cs="Courier New"/>
          <w:bCs/>
          <w:sz w:val="20"/>
          <w:szCs w:val="20"/>
        </w:rPr>
        <w:t xml:space="preserve">        list.add("Clara");</w:t>
      </w:r>
    </w:p>
    <w:p w14:paraId="7FA25AFF" w14:textId="77777777" w:rsidR="007C4915" w:rsidRPr="007C4915" w:rsidRDefault="007C4915" w:rsidP="007C4915">
      <w:pPr>
        <w:pBdr>
          <w:top w:val="single" w:sz="4" w:space="1" w:color="auto"/>
          <w:left w:val="single" w:sz="4" w:space="4" w:color="auto"/>
          <w:bottom w:val="single" w:sz="4" w:space="1" w:color="auto"/>
          <w:right w:val="single" w:sz="4" w:space="4" w:color="auto"/>
        </w:pBdr>
        <w:spacing w:after="0" w:line="240" w:lineRule="auto"/>
        <w:ind w:left="1200"/>
        <w:rPr>
          <w:rFonts w:ascii="Courier New" w:hAnsi="Courier New" w:cs="Courier New"/>
          <w:bCs/>
          <w:sz w:val="20"/>
          <w:szCs w:val="20"/>
        </w:rPr>
      </w:pPr>
    </w:p>
    <w:p w14:paraId="1289F3A2" w14:textId="77777777" w:rsidR="007C4915" w:rsidRPr="007C4915" w:rsidRDefault="007C4915" w:rsidP="007C4915">
      <w:pPr>
        <w:pBdr>
          <w:top w:val="single" w:sz="4" w:space="1" w:color="auto"/>
          <w:left w:val="single" w:sz="4" w:space="4" w:color="auto"/>
          <w:bottom w:val="single" w:sz="4" w:space="1" w:color="auto"/>
          <w:right w:val="single" w:sz="4" w:space="4" w:color="auto"/>
        </w:pBdr>
        <w:spacing w:after="0" w:line="240" w:lineRule="auto"/>
        <w:ind w:left="1200"/>
        <w:rPr>
          <w:rFonts w:ascii="Courier New" w:hAnsi="Courier New" w:cs="Courier New"/>
          <w:bCs/>
          <w:sz w:val="20"/>
          <w:szCs w:val="20"/>
        </w:rPr>
      </w:pPr>
      <w:r w:rsidRPr="007C4915">
        <w:rPr>
          <w:rFonts w:ascii="Courier New" w:hAnsi="Courier New" w:cs="Courier New"/>
          <w:bCs/>
          <w:sz w:val="20"/>
          <w:szCs w:val="20"/>
        </w:rPr>
        <w:t xml:space="preserve">        System.out.println(list);</w:t>
      </w:r>
    </w:p>
    <w:p w14:paraId="51543F3B" w14:textId="77777777" w:rsidR="007C4915" w:rsidRPr="007C4915" w:rsidRDefault="007C4915" w:rsidP="007C4915">
      <w:pPr>
        <w:pBdr>
          <w:top w:val="single" w:sz="4" w:space="1" w:color="auto"/>
          <w:left w:val="single" w:sz="4" w:space="4" w:color="auto"/>
          <w:bottom w:val="single" w:sz="4" w:space="1" w:color="auto"/>
          <w:right w:val="single" w:sz="4" w:space="4" w:color="auto"/>
        </w:pBdr>
        <w:spacing w:after="0" w:line="240" w:lineRule="auto"/>
        <w:ind w:left="1200"/>
        <w:rPr>
          <w:rFonts w:ascii="Courier New" w:hAnsi="Courier New" w:cs="Courier New"/>
          <w:bCs/>
          <w:sz w:val="20"/>
          <w:szCs w:val="20"/>
        </w:rPr>
      </w:pPr>
    </w:p>
    <w:p w14:paraId="280A88CF" w14:textId="77777777" w:rsidR="007C4915" w:rsidRPr="007C4915" w:rsidRDefault="007C4915" w:rsidP="007C4915">
      <w:pPr>
        <w:pBdr>
          <w:top w:val="single" w:sz="4" w:space="1" w:color="auto"/>
          <w:left w:val="single" w:sz="4" w:space="4" w:color="auto"/>
          <w:bottom w:val="single" w:sz="4" w:space="1" w:color="auto"/>
          <w:right w:val="single" w:sz="4" w:space="4" w:color="auto"/>
        </w:pBdr>
        <w:spacing w:after="0" w:line="240" w:lineRule="auto"/>
        <w:ind w:left="1200"/>
        <w:rPr>
          <w:rFonts w:ascii="Courier New" w:hAnsi="Courier New" w:cs="Courier New"/>
          <w:bCs/>
          <w:sz w:val="20"/>
          <w:szCs w:val="20"/>
        </w:rPr>
      </w:pPr>
      <w:r w:rsidRPr="007C4915">
        <w:rPr>
          <w:rFonts w:ascii="Courier New" w:hAnsi="Courier New" w:cs="Courier New"/>
          <w:bCs/>
          <w:sz w:val="20"/>
          <w:szCs w:val="20"/>
        </w:rPr>
        <w:t xml:space="preserve">        System.out.println("2 : "+list.get(2));</w:t>
      </w:r>
    </w:p>
    <w:p w14:paraId="372F46E4" w14:textId="77777777" w:rsidR="007C4915" w:rsidRPr="007C4915" w:rsidRDefault="007C4915" w:rsidP="007C4915">
      <w:pPr>
        <w:pBdr>
          <w:top w:val="single" w:sz="4" w:space="1" w:color="auto"/>
          <w:left w:val="single" w:sz="4" w:space="4" w:color="auto"/>
          <w:bottom w:val="single" w:sz="4" w:space="1" w:color="auto"/>
          <w:right w:val="single" w:sz="4" w:space="4" w:color="auto"/>
        </w:pBdr>
        <w:spacing w:after="0" w:line="240" w:lineRule="auto"/>
        <w:ind w:left="1200"/>
        <w:rPr>
          <w:rFonts w:ascii="Courier New" w:hAnsi="Courier New" w:cs="Courier New"/>
          <w:bCs/>
          <w:sz w:val="20"/>
          <w:szCs w:val="20"/>
        </w:rPr>
      </w:pPr>
      <w:r w:rsidRPr="007C4915">
        <w:rPr>
          <w:rFonts w:ascii="Courier New" w:hAnsi="Courier New" w:cs="Courier New"/>
          <w:bCs/>
          <w:sz w:val="20"/>
          <w:szCs w:val="20"/>
        </w:rPr>
        <w:t xml:space="preserve">        System.out.println("0 : "+list.get(0));</w:t>
      </w:r>
    </w:p>
    <w:p w14:paraId="2BBF5C91" w14:textId="77777777" w:rsidR="007C4915" w:rsidRPr="007C4915" w:rsidRDefault="007C4915" w:rsidP="007C4915">
      <w:pPr>
        <w:pBdr>
          <w:top w:val="single" w:sz="4" w:space="1" w:color="auto"/>
          <w:left w:val="single" w:sz="4" w:space="4" w:color="auto"/>
          <w:bottom w:val="single" w:sz="4" w:space="1" w:color="auto"/>
          <w:right w:val="single" w:sz="4" w:space="4" w:color="auto"/>
        </w:pBdr>
        <w:spacing w:after="0" w:line="240" w:lineRule="auto"/>
        <w:ind w:left="1200"/>
        <w:rPr>
          <w:rFonts w:ascii="Courier New" w:hAnsi="Courier New" w:cs="Courier New"/>
          <w:bCs/>
          <w:sz w:val="20"/>
          <w:szCs w:val="20"/>
        </w:rPr>
      </w:pPr>
    </w:p>
    <w:p w14:paraId="674EE1F1" w14:textId="77777777" w:rsidR="007C4915" w:rsidRPr="007C4915" w:rsidRDefault="007C4915" w:rsidP="007C4915">
      <w:pPr>
        <w:pBdr>
          <w:top w:val="single" w:sz="4" w:space="1" w:color="auto"/>
          <w:left w:val="single" w:sz="4" w:space="4" w:color="auto"/>
          <w:bottom w:val="single" w:sz="4" w:space="1" w:color="auto"/>
          <w:right w:val="single" w:sz="4" w:space="4" w:color="auto"/>
        </w:pBdr>
        <w:spacing w:after="0" w:line="240" w:lineRule="auto"/>
        <w:ind w:left="1200"/>
        <w:rPr>
          <w:rFonts w:ascii="Courier New" w:hAnsi="Courier New" w:cs="Courier New"/>
          <w:bCs/>
          <w:sz w:val="20"/>
          <w:szCs w:val="20"/>
        </w:rPr>
      </w:pPr>
      <w:r w:rsidRPr="007C4915">
        <w:rPr>
          <w:rFonts w:ascii="Courier New" w:hAnsi="Courier New" w:cs="Courier New"/>
          <w:bCs/>
          <w:sz w:val="20"/>
          <w:szCs w:val="20"/>
        </w:rPr>
        <w:t xml:space="preserve">        LinkedList queue=new LinkedList();</w:t>
      </w:r>
    </w:p>
    <w:p w14:paraId="583ECE64" w14:textId="77777777" w:rsidR="007C4915" w:rsidRPr="007C4915" w:rsidRDefault="007C4915" w:rsidP="007C4915">
      <w:pPr>
        <w:pBdr>
          <w:top w:val="single" w:sz="4" w:space="1" w:color="auto"/>
          <w:left w:val="single" w:sz="4" w:space="4" w:color="auto"/>
          <w:bottom w:val="single" w:sz="4" w:space="1" w:color="auto"/>
          <w:right w:val="single" w:sz="4" w:space="4" w:color="auto"/>
        </w:pBdr>
        <w:spacing w:after="0" w:line="240" w:lineRule="auto"/>
        <w:ind w:left="1200"/>
        <w:rPr>
          <w:rFonts w:ascii="Courier New" w:hAnsi="Courier New" w:cs="Courier New"/>
          <w:bCs/>
          <w:sz w:val="20"/>
          <w:szCs w:val="20"/>
        </w:rPr>
      </w:pPr>
      <w:r w:rsidRPr="007C4915">
        <w:rPr>
          <w:rFonts w:ascii="Courier New" w:hAnsi="Courier New" w:cs="Courier New"/>
          <w:bCs/>
          <w:sz w:val="20"/>
          <w:szCs w:val="20"/>
        </w:rPr>
        <w:t xml:space="preserve">        queue.addFirst("Bernadine");</w:t>
      </w:r>
    </w:p>
    <w:p w14:paraId="7C80A51F" w14:textId="77777777" w:rsidR="007C4915" w:rsidRPr="007C4915" w:rsidRDefault="007C4915" w:rsidP="007C4915">
      <w:pPr>
        <w:pBdr>
          <w:top w:val="single" w:sz="4" w:space="1" w:color="auto"/>
          <w:left w:val="single" w:sz="4" w:space="4" w:color="auto"/>
          <w:bottom w:val="single" w:sz="4" w:space="1" w:color="auto"/>
          <w:right w:val="single" w:sz="4" w:space="4" w:color="auto"/>
        </w:pBdr>
        <w:spacing w:after="0" w:line="240" w:lineRule="auto"/>
        <w:ind w:left="1200"/>
        <w:rPr>
          <w:rFonts w:ascii="Courier New" w:hAnsi="Courier New" w:cs="Courier New"/>
          <w:bCs/>
          <w:sz w:val="20"/>
          <w:szCs w:val="20"/>
        </w:rPr>
      </w:pPr>
      <w:r w:rsidRPr="007C4915">
        <w:rPr>
          <w:rFonts w:ascii="Courier New" w:hAnsi="Courier New" w:cs="Courier New"/>
          <w:bCs/>
          <w:sz w:val="20"/>
          <w:szCs w:val="20"/>
        </w:rPr>
        <w:t xml:space="preserve">        queue.addFirst("Elizabeth");</w:t>
      </w:r>
    </w:p>
    <w:p w14:paraId="6E4B8B72" w14:textId="77777777" w:rsidR="007C4915" w:rsidRPr="007C4915" w:rsidRDefault="007C4915" w:rsidP="007C4915">
      <w:pPr>
        <w:pBdr>
          <w:top w:val="single" w:sz="4" w:space="1" w:color="auto"/>
          <w:left w:val="single" w:sz="4" w:space="4" w:color="auto"/>
          <w:bottom w:val="single" w:sz="4" w:space="1" w:color="auto"/>
          <w:right w:val="single" w:sz="4" w:space="4" w:color="auto"/>
        </w:pBdr>
        <w:spacing w:after="0" w:line="240" w:lineRule="auto"/>
        <w:ind w:left="1200"/>
        <w:rPr>
          <w:rFonts w:ascii="Courier New" w:hAnsi="Courier New" w:cs="Courier New"/>
          <w:bCs/>
          <w:sz w:val="20"/>
          <w:szCs w:val="20"/>
        </w:rPr>
      </w:pPr>
      <w:r w:rsidRPr="007C4915">
        <w:rPr>
          <w:rFonts w:ascii="Courier New" w:hAnsi="Courier New" w:cs="Courier New"/>
          <w:bCs/>
          <w:sz w:val="20"/>
          <w:szCs w:val="20"/>
        </w:rPr>
        <w:t xml:space="preserve">        queue.addFirst("Gene");</w:t>
      </w:r>
    </w:p>
    <w:p w14:paraId="633197E9" w14:textId="77777777" w:rsidR="007C4915" w:rsidRPr="007C4915" w:rsidRDefault="007C4915" w:rsidP="007C4915">
      <w:pPr>
        <w:pBdr>
          <w:top w:val="single" w:sz="4" w:space="1" w:color="auto"/>
          <w:left w:val="single" w:sz="4" w:space="4" w:color="auto"/>
          <w:bottom w:val="single" w:sz="4" w:space="1" w:color="auto"/>
          <w:right w:val="single" w:sz="4" w:space="4" w:color="auto"/>
        </w:pBdr>
        <w:spacing w:after="0" w:line="240" w:lineRule="auto"/>
        <w:ind w:left="1200"/>
        <w:rPr>
          <w:rFonts w:ascii="Courier New" w:hAnsi="Courier New" w:cs="Courier New"/>
          <w:bCs/>
          <w:sz w:val="20"/>
          <w:szCs w:val="20"/>
        </w:rPr>
      </w:pPr>
      <w:r w:rsidRPr="007C4915">
        <w:rPr>
          <w:rFonts w:ascii="Courier New" w:hAnsi="Courier New" w:cs="Courier New"/>
          <w:bCs/>
          <w:sz w:val="20"/>
          <w:szCs w:val="20"/>
        </w:rPr>
        <w:t xml:space="preserve">        queue.addFirst("Elizabeth");</w:t>
      </w:r>
    </w:p>
    <w:p w14:paraId="009DBD76" w14:textId="77777777" w:rsidR="007C4915" w:rsidRPr="007C4915" w:rsidRDefault="007C4915" w:rsidP="007C4915">
      <w:pPr>
        <w:pBdr>
          <w:top w:val="single" w:sz="4" w:space="1" w:color="auto"/>
          <w:left w:val="single" w:sz="4" w:space="4" w:color="auto"/>
          <w:bottom w:val="single" w:sz="4" w:space="1" w:color="auto"/>
          <w:right w:val="single" w:sz="4" w:space="4" w:color="auto"/>
        </w:pBdr>
        <w:spacing w:after="0" w:line="240" w:lineRule="auto"/>
        <w:ind w:left="1200"/>
        <w:rPr>
          <w:rFonts w:ascii="Courier New" w:hAnsi="Courier New" w:cs="Courier New"/>
          <w:bCs/>
          <w:sz w:val="20"/>
          <w:szCs w:val="20"/>
        </w:rPr>
      </w:pPr>
      <w:r w:rsidRPr="007C4915">
        <w:rPr>
          <w:rFonts w:ascii="Courier New" w:hAnsi="Courier New" w:cs="Courier New"/>
          <w:bCs/>
          <w:sz w:val="20"/>
          <w:szCs w:val="20"/>
        </w:rPr>
        <w:t xml:space="preserve">        queue.addFirst("Clara");</w:t>
      </w:r>
    </w:p>
    <w:p w14:paraId="3E79F5FD" w14:textId="77777777" w:rsidR="007C4915" w:rsidRPr="007C4915" w:rsidRDefault="007C4915" w:rsidP="007C4915">
      <w:pPr>
        <w:pBdr>
          <w:top w:val="single" w:sz="4" w:space="1" w:color="auto"/>
          <w:left w:val="single" w:sz="4" w:space="4" w:color="auto"/>
          <w:bottom w:val="single" w:sz="4" w:space="1" w:color="auto"/>
          <w:right w:val="single" w:sz="4" w:space="4" w:color="auto"/>
        </w:pBdr>
        <w:spacing w:after="0" w:line="240" w:lineRule="auto"/>
        <w:ind w:left="1200"/>
        <w:rPr>
          <w:rFonts w:ascii="Courier New" w:hAnsi="Courier New" w:cs="Courier New"/>
          <w:bCs/>
          <w:sz w:val="20"/>
          <w:szCs w:val="20"/>
        </w:rPr>
      </w:pPr>
    </w:p>
    <w:p w14:paraId="67DEC57F" w14:textId="77777777" w:rsidR="007C4915" w:rsidRPr="007C4915" w:rsidRDefault="007C4915" w:rsidP="007C4915">
      <w:pPr>
        <w:pBdr>
          <w:top w:val="single" w:sz="4" w:space="1" w:color="auto"/>
          <w:left w:val="single" w:sz="4" w:space="4" w:color="auto"/>
          <w:bottom w:val="single" w:sz="4" w:space="1" w:color="auto"/>
          <w:right w:val="single" w:sz="4" w:space="4" w:color="auto"/>
        </w:pBdr>
        <w:spacing w:after="0" w:line="240" w:lineRule="auto"/>
        <w:ind w:left="1200"/>
        <w:rPr>
          <w:rFonts w:ascii="Courier New" w:hAnsi="Courier New" w:cs="Courier New"/>
          <w:bCs/>
          <w:sz w:val="20"/>
          <w:szCs w:val="20"/>
        </w:rPr>
      </w:pPr>
      <w:r w:rsidRPr="007C4915">
        <w:rPr>
          <w:rFonts w:ascii="Courier New" w:hAnsi="Courier New" w:cs="Courier New"/>
          <w:bCs/>
          <w:sz w:val="20"/>
          <w:szCs w:val="20"/>
        </w:rPr>
        <w:t xml:space="preserve">        System.out.println(queue);</w:t>
      </w:r>
    </w:p>
    <w:p w14:paraId="684B9597" w14:textId="77777777" w:rsidR="007C4915" w:rsidRPr="007C4915" w:rsidRDefault="007C4915" w:rsidP="007C4915">
      <w:pPr>
        <w:pBdr>
          <w:top w:val="single" w:sz="4" w:space="1" w:color="auto"/>
          <w:left w:val="single" w:sz="4" w:space="4" w:color="auto"/>
          <w:bottom w:val="single" w:sz="4" w:space="1" w:color="auto"/>
          <w:right w:val="single" w:sz="4" w:space="4" w:color="auto"/>
        </w:pBdr>
        <w:spacing w:after="0" w:line="240" w:lineRule="auto"/>
        <w:ind w:left="1200"/>
        <w:rPr>
          <w:rFonts w:ascii="Courier New" w:hAnsi="Courier New" w:cs="Courier New"/>
          <w:bCs/>
          <w:sz w:val="20"/>
          <w:szCs w:val="20"/>
        </w:rPr>
      </w:pPr>
      <w:r w:rsidRPr="007C4915">
        <w:rPr>
          <w:rFonts w:ascii="Courier New" w:hAnsi="Courier New" w:cs="Courier New"/>
          <w:bCs/>
          <w:sz w:val="20"/>
          <w:szCs w:val="20"/>
        </w:rPr>
        <w:t xml:space="preserve">        queue.removeLast();</w:t>
      </w:r>
    </w:p>
    <w:p w14:paraId="36B6B6BF" w14:textId="77777777" w:rsidR="007C4915" w:rsidRPr="007C4915" w:rsidRDefault="007C4915" w:rsidP="007C4915">
      <w:pPr>
        <w:pBdr>
          <w:top w:val="single" w:sz="4" w:space="1" w:color="auto"/>
          <w:left w:val="single" w:sz="4" w:space="4" w:color="auto"/>
          <w:bottom w:val="single" w:sz="4" w:space="1" w:color="auto"/>
          <w:right w:val="single" w:sz="4" w:space="4" w:color="auto"/>
        </w:pBdr>
        <w:spacing w:after="0" w:line="240" w:lineRule="auto"/>
        <w:ind w:left="1200"/>
        <w:rPr>
          <w:rFonts w:ascii="Courier New" w:hAnsi="Courier New" w:cs="Courier New"/>
          <w:bCs/>
          <w:sz w:val="20"/>
          <w:szCs w:val="20"/>
        </w:rPr>
      </w:pPr>
      <w:r w:rsidRPr="007C4915">
        <w:rPr>
          <w:rFonts w:ascii="Courier New" w:hAnsi="Courier New" w:cs="Courier New"/>
          <w:bCs/>
          <w:sz w:val="20"/>
          <w:szCs w:val="20"/>
        </w:rPr>
        <w:t xml:space="preserve">        queue.removeLast();</w:t>
      </w:r>
    </w:p>
    <w:p w14:paraId="1A8D7EA7" w14:textId="77777777" w:rsidR="007C4915" w:rsidRPr="007C4915" w:rsidRDefault="007C4915" w:rsidP="007C4915">
      <w:pPr>
        <w:pBdr>
          <w:top w:val="single" w:sz="4" w:space="1" w:color="auto"/>
          <w:left w:val="single" w:sz="4" w:space="4" w:color="auto"/>
          <w:bottom w:val="single" w:sz="4" w:space="1" w:color="auto"/>
          <w:right w:val="single" w:sz="4" w:space="4" w:color="auto"/>
        </w:pBdr>
        <w:spacing w:after="0" w:line="240" w:lineRule="auto"/>
        <w:ind w:left="1200"/>
        <w:rPr>
          <w:rFonts w:ascii="Courier New" w:hAnsi="Courier New" w:cs="Courier New"/>
          <w:bCs/>
          <w:sz w:val="20"/>
          <w:szCs w:val="20"/>
        </w:rPr>
      </w:pPr>
      <w:r w:rsidRPr="007C4915">
        <w:rPr>
          <w:rFonts w:ascii="Courier New" w:hAnsi="Courier New" w:cs="Courier New"/>
          <w:bCs/>
          <w:sz w:val="20"/>
          <w:szCs w:val="20"/>
        </w:rPr>
        <w:t xml:space="preserve">        System.out.println(queue);</w:t>
      </w:r>
    </w:p>
    <w:p w14:paraId="41408829" w14:textId="77777777" w:rsidR="007C4915" w:rsidRPr="007C4915" w:rsidRDefault="007C4915" w:rsidP="007C4915">
      <w:pPr>
        <w:pBdr>
          <w:top w:val="single" w:sz="4" w:space="1" w:color="auto"/>
          <w:left w:val="single" w:sz="4" w:space="4" w:color="auto"/>
          <w:bottom w:val="single" w:sz="4" w:space="1" w:color="auto"/>
          <w:right w:val="single" w:sz="4" w:space="4" w:color="auto"/>
        </w:pBdr>
        <w:spacing w:after="0" w:line="240" w:lineRule="auto"/>
        <w:ind w:left="1200"/>
        <w:rPr>
          <w:rFonts w:ascii="Courier New" w:hAnsi="Courier New" w:cs="Courier New"/>
          <w:bCs/>
          <w:sz w:val="20"/>
          <w:szCs w:val="20"/>
        </w:rPr>
      </w:pPr>
      <w:r w:rsidRPr="007C4915">
        <w:rPr>
          <w:rFonts w:ascii="Courier New" w:hAnsi="Courier New" w:cs="Courier New"/>
          <w:bCs/>
          <w:sz w:val="20"/>
          <w:szCs w:val="20"/>
        </w:rPr>
        <w:t xml:space="preserve">    }</w:t>
      </w:r>
    </w:p>
    <w:p w14:paraId="63B46F46" w14:textId="77777777" w:rsidR="00801383" w:rsidRPr="00801383" w:rsidRDefault="007C4915" w:rsidP="007C4915">
      <w:pPr>
        <w:pBdr>
          <w:top w:val="single" w:sz="4" w:space="1" w:color="auto"/>
          <w:left w:val="single" w:sz="4" w:space="4" w:color="auto"/>
          <w:bottom w:val="single" w:sz="4" w:space="1" w:color="auto"/>
          <w:right w:val="single" w:sz="4" w:space="4" w:color="auto"/>
        </w:pBdr>
        <w:spacing w:after="0" w:line="240" w:lineRule="auto"/>
        <w:ind w:left="1200"/>
        <w:rPr>
          <w:rFonts w:ascii="Courier New" w:hAnsi="Courier New" w:cs="Courier New"/>
          <w:bCs/>
          <w:sz w:val="20"/>
          <w:szCs w:val="20"/>
          <w:lang w:val="en-ID"/>
        </w:rPr>
      </w:pPr>
      <w:r w:rsidRPr="007C4915">
        <w:rPr>
          <w:rFonts w:ascii="Courier New" w:hAnsi="Courier New" w:cs="Courier New"/>
          <w:bCs/>
          <w:sz w:val="20"/>
          <w:szCs w:val="20"/>
        </w:rPr>
        <w:t>}</w:t>
      </w:r>
    </w:p>
    <w:p w14:paraId="1C1DBD3A" w14:textId="77777777" w:rsidR="00801383" w:rsidRPr="00CB63FA" w:rsidRDefault="00801383" w:rsidP="00CB63FA">
      <w:pPr>
        <w:pStyle w:val="ListParagraph"/>
        <w:numPr>
          <w:ilvl w:val="0"/>
          <w:numId w:val="13"/>
        </w:numPr>
        <w:rPr>
          <w:rFonts w:ascii="Times New Roman" w:hAnsi="Times New Roman" w:cs="Times New Roman"/>
          <w:noProof/>
          <w:sz w:val="24"/>
          <w:szCs w:val="24"/>
        </w:rPr>
      </w:pPr>
      <w:r w:rsidRPr="00CB63FA">
        <w:rPr>
          <w:rFonts w:ascii="Times New Roman" w:hAnsi="Times New Roman" w:cs="Times New Roman"/>
          <w:noProof/>
          <w:sz w:val="24"/>
          <w:szCs w:val="24"/>
        </w:rPr>
        <w:lastRenderedPageBreak/>
        <w:t>Output program</w:t>
      </w:r>
    </w:p>
    <w:p w14:paraId="3BF12A05" w14:textId="1EF5067B" w:rsidR="003051E7" w:rsidRPr="00CB63FA" w:rsidRDefault="00132AF0" w:rsidP="00CB63FA">
      <w:pPr>
        <w:pStyle w:val="ListParagraph"/>
        <w:ind w:left="1146"/>
        <w:rPr>
          <w:rFonts w:ascii="Times New Roman" w:hAnsi="Times New Roman" w:cs="Times New Roman"/>
          <w:noProof/>
          <w:sz w:val="24"/>
          <w:szCs w:val="24"/>
          <w:lang w:val="en-ID"/>
        </w:rPr>
      </w:pPr>
      <w:r w:rsidRPr="00132AF0">
        <w:rPr>
          <w:noProof/>
          <w:lang w:val="en-US"/>
        </w:rPr>
        <w:t xml:space="preserve"> </w:t>
      </w:r>
      <w:ins w:id="4" w:author="asus" w:date="2018-11-26T22:07:00Z">
        <w:r w:rsidR="00C759AB">
          <w:rPr>
            <w:noProof/>
            <w:lang w:val="en-US"/>
          </w:rPr>
          <w:drawing>
            <wp:inline distT="0" distB="0" distL="0" distR="0" wp14:anchorId="39064D8A" wp14:editId="41D96B18">
              <wp:extent cx="4495800" cy="17811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95800" cy="1781175"/>
                      </a:xfrm>
                      <a:prstGeom prst="rect">
                        <a:avLst/>
                      </a:prstGeom>
                    </pic:spPr>
                  </pic:pic>
                </a:graphicData>
              </a:graphic>
            </wp:inline>
          </w:drawing>
        </w:r>
      </w:ins>
    </w:p>
    <w:p w14:paraId="2DE5D464" w14:textId="77777777" w:rsidR="007C4915" w:rsidRPr="007C4915" w:rsidRDefault="00801383" w:rsidP="007C4915">
      <w:pPr>
        <w:pStyle w:val="ListParagraph"/>
        <w:numPr>
          <w:ilvl w:val="0"/>
          <w:numId w:val="13"/>
        </w:numPr>
        <w:ind w:left="1146"/>
        <w:rPr>
          <w:rFonts w:ascii="Times New Roman" w:hAnsi="Times New Roman" w:cs="Times New Roman"/>
          <w:noProof/>
          <w:sz w:val="24"/>
          <w:szCs w:val="24"/>
        </w:rPr>
      </w:pPr>
      <w:r w:rsidRPr="00615F35">
        <w:rPr>
          <w:rFonts w:ascii="Times New Roman" w:hAnsi="Times New Roman" w:cs="Times New Roman"/>
          <w:noProof/>
          <w:sz w:val="24"/>
          <w:szCs w:val="24"/>
        </w:rPr>
        <w:t>Analisa</w:t>
      </w:r>
    </w:p>
    <w:p w14:paraId="6511BA3F" w14:textId="77777777" w:rsidR="007C4915" w:rsidRPr="007C4915" w:rsidRDefault="007C4915" w:rsidP="007C4915">
      <w:pPr>
        <w:pStyle w:val="ListParagraph"/>
        <w:rPr>
          <w:rFonts w:ascii="Times New Roman" w:hAnsi="Times New Roman" w:cs="Times New Roman"/>
          <w:noProof/>
          <w:sz w:val="24"/>
          <w:szCs w:val="24"/>
        </w:rPr>
      </w:pPr>
    </w:p>
    <w:p w14:paraId="7422EC62" w14:textId="77777777" w:rsidR="007C4915" w:rsidRPr="007C4915" w:rsidRDefault="007C4915" w:rsidP="007C4915">
      <w:pPr>
        <w:pStyle w:val="ListParagraph"/>
        <w:ind w:left="1146"/>
        <w:rPr>
          <w:rFonts w:ascii="Times New Roman" w:hAnsi="Times New Roman" w:cs="Times New Roman"/>
          <w:noProof/>
          <w:sz w:val="24"/>
          <w:szCs w:val="24"/>
        </w:rPr>
      </w:pPr>
    </w:p>
    <w:p w14:paraId="7AD36236" w14:textId="77777777" w:rsidR="00A47A13" w:rsidRPr="00C52883" w:rsidRDefault="007C4915" w:rsidP="007C4915">
      <w:pPr>
        <w:pStyle w:val="ListParagraph"/>
        <w:numPr>
          <w:ilvl w:val="0"/>
          <w:numId w:val="9"/>
        </w:numPr>
        <w:rPr>
          <w:rFonts w:ascii="Times New Roman" w:hAnsi="Times New Roman" w:cs="Times New Roman"/>
          <w:bCs/>
          <w:sz w:val="24"/>
          <w:szCs w:val="24"/>
        </w:rPr>
      </w:pPr>
      <w:r w:rsidRPr="007C4915">
        <w:rPr>
          <w:rFonts w:ascii="Times New Roman" w:hAnsi="Times New Roman" w:cs="Times New Roman"/>
          <w:bCs/>
          <w:sz w:val="24"/>
          <w:szCs w:val="24"/>
          <w:lang w:val="sv-SE"/>
        </w:rPr>
        <w:t>Penggunaan Class Vector</w:t>
      </w:r>
    </w:p>
    <w:p w14:paraId="1A6BA024" w14:textId="77777777" w:rsidR="00A47A13" w:rsidRPr="007C4915" w:rsidRDefault="00A47A13" w:rsidP="007C4915">
      <w:pPr>
        <w:pStyle w:val="ListParagraph"/>
        <w:numPr>
          <w:ilvl w:val="0"/>
          <w:numId w:val="14"/>
        </w:numPr>
        <w:spacing w:after="0"/>
        <w:ind w:left="1146"/>
        <w:rPr>
          <w:rFonts w:ascii="Times New Roman" w:hAnsi="Times New Roman" w:cs="Times New Roman"/>
          <w:noProof/>
          <w:sz w:val="24"/>
          <w:szCs w:val="24"/>
        </w:rPr>
      </w:pPr>
      <w:r w:rsidRPr="00A47A13">
        <w:rPr>
          <w:rFonts w:ascii="Times New Roman" w:hAnsi="Times New Roman" w:cs="Times New Roman"/>
          <w:noProof/>
          <w:sz w:val="24"/>
          <w:szCs w:val="24"/>
        </w:rPr>
        <w:t>Listing program</w:t>
      </w:r>
    </w:p>
    <w:p w14:paraId="2DEB358F" w14:textId="77777777" w:rsidR="007C4915" w:rsidRPr="007C4915" w:rsidRDefault="007C4915" w:rsidP="007C4915">
      <w:pPr>
        <w:pBdr>
          <w:top w:val="single" w:sz="4" w:space="1" w:color="auto"/>
          <w:left w:val="single" w:sz="4" w:space="4" w:color="auto"/>
          <w:bottom w:val="single" w:sz="4" w:space="1" w:color="auto"/>
          <w:right w:val="single" w:sz="4" w:space="4" w:color="auto"/>
        </w:pBdr>
        <w:spacing w:after="0" w:line="240" w:lineRule="auto"/>
        <w:ind w:left="567"/>
        <w:rPr>
          <w:rFonts w:ascii="Courier New" w:hAnsi="Courier New" w:cs="Courier New"/>
          <w:bCs/>
          <w:sz w:val="20"/>
          <w:szCs w:val="20"/>
        </w:rPr>
      </w:pPr>
      <w:r w:rsidRPr="007C4915">
        <w:rPr>
          <w:rFonts w:ascii="Courier New" w:hAnsi="Courier New" w:cs="Courier New"/>
          <w:bCs/>
          <w:sz w:val="20"/>
          <w:szCs w:val="20"/>
        </w:rPr>
        <w:t>import java.util.Vector;</w:t>
      </w:r>
    </w:p>
    <w:p w14:paraId="3372766F" w14:textId="77777777" w:rsidR="007C4915" w:rsidRPr="007C4915" w:rsidRDefault="007C4915" w:rsidP="007C4915">
      <w:pPr>
        <w:pBdr>
          <w:top w:val="single" w:sz="4" w:space="1" w:color="auto"/>
          <w:left w:val="single" w:sz="4" w:space="4" w:color="auto"/>
          <w:bottom w:val="single" w:sz="4" w:space="1" w:color="auto"/>
          <w:right w:val="single" w:sz="4" w:space="4" w:color="auto"/>
        </w:pBdr>
        <w:spacing w:after="0" w:line="240" w:lineRule="auto"/>
        <w:ind w:left="567"/>
        <w:rPr>
          <w:rFonts w:ascii="Courier New" w:hAnsi="Courier New" w:cs="Courier New"/>
          <w:bCs/>
          <w:sz w:val="20"/>
          <w:szCs w:val="20"/>
        </w:rPr>
      </w:pPr>
    </w:p>
    <w:p w14:paraId="49363EBD" w14:textId="77777777" w:rsidR="007C4915" w:rsidRPr="007C4915" w:rsidRDefault="007C4915" w:rsidP="007C4915">
      <w:pPr>
        <w:pBdr>
          <w:top w:val="single" w:sz="4" w:space="1" w:color="auto"/>
          <w:left w:val="single" w:sz="4" w:space="4" w:color="auto"/>
          <w:bottom w:val="single" w:sz="4" w:space="1" w:color="auto"/>
          <w:right w:val="single" w:sz="4" w:space="4" w:color="auto"/>
        </w:pBdr>
        <w:spacing w:after="0" w:line="240" w:lineRule="auto"/>
        <w:ind w:left="567"/>
        <w:rPr>
          <w:rFonts w:ascii="Courier New" w:hAnsi="Courier New" w:cs="Courier New"/>
          <w:bCs/>
          <w:sz w:val="20"/>
          <w:szCs w:val="20"/>
        </w:rPr>
      </w:pPr>
      <w:r w:rsidRPr="007C4915">
        <w:rPr>
          <w:rFonts w:ascii="Courier New" w:hAnsi="Courier New" w:cs="Courier New"/>
          <w:bCs/>
          <w:sz w:val="20"/>
          <w:szCs w:val="20"/>
        </w:rPr>
        <w:t>public class VectorExample {</w:t>
      </w:r>
    </w:p>
    <w:p w14:paraId="4111BE43" w14:textId="77777777" w:rsidR="007C4915" w:rsidRPr="007C4915" w:rsidRDefault="007C4915" w:rsidP="007C4915">
      <w:pPr>
        <w:pBdr>
          <w:top w:val="single" w:sz="4" w:space="1" w:color="auto"/>
          <w:left w:val="single" w:sz="4" w:space="4" w:color="auto"/>
          <w:bottom w:val="single" w:sz="4" w:space="1" w:color="auto"/>
          <w:right w:val="single" w:sz="4" w:space="4" w:color="auto"/>
        </w:pBdr>
        <w:spacing w:after="0" w:line="240" w:lineRule="auto"/>
        <w:ind w:left="567"/>
        <w:rPr>
          <w:rFonts w:ascii="Courier New" w:hAnsi="Courier New" w:cs="Courier New"/>
          <w:bCs/>
          <w:sz w:val="20"/>
          <w:szCs w:val="20"/>
        </w:rPr>
      </w:pPr>
      <w:r w:rsidRPr="007C4915">
        <w:rPr>
          <w:rFonts w:ascii="Courier New" w:hAnsi="Courier New" w:cs="Courier New"/>
          <w:bCs/>
          <w:sz w:val="20"/>
          <w:szCs w:val="20"/>
        </w:rPr>
        <w:t xml:space="preserve">    public static void main(String[] args) {</w:t>
      </w:r>
    </w:p>
    <w:p w14:paraId="60BCF5DE" w14:textId="77777777" w:rsidR="007C4915" w:rsidRPr="007C4915" w:rsidRDefault="007C4915" w:rsidP="007C4915">
      <w:pPr>
        <w:pBdr>
          <w:top w:val="single" w:sz="4" w:space="1" w:color="auto"/>
          <w:left w:val="single" w:sz="4" w:space="4" w:color="auto"/>
          <w:bottom w:val="single" w:sz="4" w:space="1" w:color="auto"/>
          <w:right w:val="single" w:sz="4" w:space="4" w:color="auto"/>
        </w:pBdr>
        <w:spacing w:after="0" w:line="240" w:lineRule="auto"/>
        <w:ind w:left="567"/>
        <w:rPr>
          <w:rFonts w:ascii="Courier New" w:hAnsi="Courier New" w:cs="Courier New"/>
          <w:bCs/>
          <w:sz w:val="20"/>
          <w:szCs w:val="20"/>
        </w:rPr>
      </w:pPr>
    </w:p>
    <w:p w14:paraId="4C312435" w14:textId="77777777" w:rsidR="007C4915" w:rsidRPr="007C4915" w:rsidRDefault="007C4915" w:rsidP="007C4915">
      <w:pPr>
        <w:pBdr>
          <w:top w:val="single" w:sz="4" w:space="1" w:color="auto"/>
          <w:left w:val="single" w:sz="4" w:space="4" w:color="auto"/>
          <w:bottom w:val="single" w:sz="4" w:space="1" w:color="auto"/>
          <w:right w:val="single" w:sz="4" w:space="4" w:color="auto"/>
        </w:pBdr>
        <w:spacing w:after="0" w:line="240" w:lineRule="auto"/>
        <w:ind w:left="567"/>
        <w:rPr>
          <w:rFonts w:ascii="Courier New" w:hAnsi="Courier New" w:cs="Courier New"/>
          <w:bCs/>
          <w:sz w:val="20"/>
          <w:szCs w:val="20"/>
        </w:rPr>
      </w:pPr>
      <w:r w:rsidRPr="007C4915">
        <w:rPr>
          <w:rFonts w:ascii="Courier New" w:hAnsi="Courier New" w:cs="Courier New"/>
          <w:bCs/>
          <w:sz w:val="20"/>
          <w:szCs w:val="20"/>
        </w:rPr>
        <w:t xml:space="preserve">        Vector&lt;String&gt; vc = new Vector&lt;String&gt;();</w:t>
      </w:r>
    </w:p>
    <w:p w14:paraId="1446E7F0" w14:textId="77777777" w:rsidR="007C4915" w:rsidRPr="007C4915" w:rsidRDefault="007C4915" w:rsidP="007C4915">
      <w:pPr>
        <w:pBdr>
          <w:top w:val="single" w:sz="4" w:space="1" w:color="auto"/>
          <w:left w:val="single" w:sz="4" w:space="4" w:color="auto"/>
          <w:bottom w:val="single" w:sz="4" w:space="1" w:color="auto"/>
          <w:right w:val="single" w:sz="4" w:space="4" w:color="auto"/>
        </w:pBdr>
        <w:spacing w:after="0" w:line="240" w:lineRule="auto"/>
        <w:ind w:left="567"/>
        <w:rPr>
          <w:rFonts w:ascii="Courier New" w:hAnsi="Courier New" w:cs="Courier New"/>
          <w:bCs/>
          <w:sz w:val="20"/>
          <w:szCs w:val="20"/>
        </w:rPr>
      </w:pPr>
    </w:p>
    <w:p w14:paraId="7F3C9E20" w14:textId="77777777" w:rsidR="007C4915" w:rsidRPr="007C4915" w:rsidRDefault="007C4915" w:rsidP="007C4915">
      <w:pPr>
        <w:pBdr>
          <w:top w:val="single" w:sz="4" w:space="1" w:color="auto"/>
          <w:left w:val="single" w:sz="4" w:space="4" w:color="auto"/>
          <w:bottom w:val="single" w:sz="4" w:space="1" w:color="auto"/>
          <w:right w:val="single" w:sz="4" w:space="4" w:color="auto"/>
        </w:pBdr>
        <w:spacing w:after="0" w:line="240" w:lineRule="auto"/>
        <w:ind w:left="567"/>
        <w:rPr>
          <w:rFonts w:ascii="Courier New" w:hAnsi="Courier New" w:cs="Courier New"/>
          <w:bCs/>
          <w:sz w:val="20"/>
          <w:szCs w:val="20"/>
        </w:rPr>
      </w:pPr>
      <w:r w:rsidRPr="007C4915">
        <w:rPr>
          <w:rFonts w:ascii="Courier New" w:hAnsi="Courier New" w:cs="Courier New"/>
          <w:bCs/>
          <w:sz w:val="20"/>
          <w:szCs w:val="20"/>
        </w:rPr>
        <w:t xml:space="preserve">        // &lt;E&gt; Element type of Vector e.g. String, Integer, Object ...</w:t>
      </w:r>
    </w:p>
    <w:p w14:paraId="538B3DD1" w14:textId="77777777" w:rsidR="007C4915" w:rsidRPr="007C4915" w:rsidRDefault="007C4915" w:rsidP="007C4915">
      <w:pPr>
        <w:pBdr>
          <w:top w:val="single" w:sz="4" w:space="1" w:color="auto"/>
          <w:left w:val="single" w:sz="4" w:space="4" w:color="auto"/>
          <w:bottom w:val="single" w:sz="4" w:space="1" w:color="auto"/>
          <w:right w:val="single" w:sz="4" w:space="4" w:color="auto"/>
        </w:pBdr>
        <w:spacing w:after="0" w:line="240" w:lineRule="auto"/>
        <w:ind w:left="567"/>
        <w:rPr>
          <w:rFonts w:ascii="Courier New" w:hAnsi="Courier New" w:cs="Courier New"/>
          <w:bCs/>
          <w:sz w:val="20"/>
          <w:szCs w:val="20"/>
        </w:rPr>
      </w:pPr>
    </w:p>
    <w:p w14:paraId="1FCF4F13" w14:textId="77777777" w:rsidR="007C4915" w:rsidRPr="007C4915" w:rsidRDefault="007C4915" w:rsidP="007C4915">
      <w:pPr>
        <w:pBdr>
          <w:top w:val="single" w:sz="4" w:space="1" w:color="auto"/>
          <w:left w:val="single" w:sz="4" w:space="4" w:color="auto"/>
          <w:bottom w:val="single" w:sz="4" w:space="1" w:color="auto"/>
          <w:right w:val="single" w:sz="4" w:space="4" w:color="auto"/>
        </w:pBdr>
        <w:spacing w:after="0" w:line="240" w:lineRule="auto"/>
        <w:ind w:left="567"/>
        <w:rPr>
          <w:rFonts w:ascii="Courier New" w:hAnsi="Courier New" w:cs="Courier New"/>
          <w:bCs/>
          <w:sz w:val="20"/>
          <w:szCs w:val="20"/>
        </w:rPr>
      </w:pPr>
      <w:r w:rsidRPr="007C4915">
        <w:rPr>
          <w:rFonts w:ascii="Courier New" w:hAnsi="Courier New" w:cs="Courier New"/>
          <w:bCs/>
          <w:sz w:val="20"/>
          <w:szCs w:val="20"/>
        </w:rPr>
        <w:t xml:space="preserve">        // add vector elements</w:t>
      </w:r>
    </w:p>
    <w:p w14:paraId="6F193EB4" w14:textId="77777777" w:rsidR="007C4915" w:rsidRPr="007C4915" w:rsidRDefault="007C4915" w:rsidP="007C4915">
      <w:pPr>
        <w:pBdr>
          <w:top w:val="single" w:sz="4" w:space="1" w:color="auto"/>
          <w:left w:val="single" w:sz="4" w:space="4" w:color="auto"/>
          <w:bottom w:val="single" w:sz="4" w:space="1" w:color="auto"/>
          <w:right w:val="single" w:sz="4" w:space="4" w:color="auto"/>
        </w:pBdr>
        <w:spacing w:after="0" w:line="240" w:lineRule="auto"/>
        <w:ind w:left="567"/>
        <w:rPr>
          <w:rFonts w:ascii="Courier New" w:hAnsi="Courier New" w:cs="Courier New"/>
          <w:bCs/>
          <w:sz w:val="20"/>
          <w:szCs w:val="20"/>
        </w:rPr>
      </w:pPr>
      <w:r w:rsidRPr="007C4915">
        <w:rPr>
          <w:rFonts w:ascii="Courier New" w:hAnsi="Courier New" w:cs="Courier New"/>
          <w:bCs/>
          <w:sz w:val="20"/>
          <w:szCs w:val="20"/>
        </w:rPr>
        <w:t xml:space="preserve">        vc.add("Vector Object 1");</w:t>
      </w:r>
    </w:p>
    <w:p w14:paraId="36875F13" w14:textId="77777777" w:rsidR="007C4915" w:rsidRPr="007C4915" w:rsidRDefault="007C4915" w:rsidP="007C4915">
      <w:pPr>
        <w:pBdr>
          <w:top w:val="single" w:sz="4" w:space="1" w:color="auto"/>
          <w:left w:val="single" w:sz="4" w:space="4" w:color="auto"/>
          <w:bottom w:val="single" w:sz="4" w:space="1" w:color="auto"/>
          <w:right w:val="single" w:sz="4" w:space="4" w:color="auto"/>
        </w:pBdr>
        <w:spacing w:after="0" w:line="240" w:lineRule="auto"/>
        <w:ind w:left="567"/>
        <w:rPr>
          <w:rFonts w:ascii="Courier New" w:hAnsi="Courier New" w:cs="Courier New"/>
          <w:bCs/>
          <w:sz w:val="20"/>
          <w:szCs w:val="20"/>
        </w:rPr>
      </w:pPr>
      <w:r w:rsidRPr="007C4915">
        <w:rPr>
          <w:rFonts w:ascii="Courier New" w:hAnsi="Courier New" w:cs="Courier New"/>
          <w:bCs/>
          <w:sz w:val="20"/>
          <w:szCs w:val="20"/>
        </w:rPr>
        <w:t xml:space="preserve">        vc.add("Vector Object 2");</w:t>
      </w:r>
    </w:p>
    <w:p w14:paraId="02573419" w14:textId="77777777" w:rsidR="007C4915" w:rsidRPr="007C4915" w:rsidRDefault="007C4915" w:rsidP="007C4915">
      <w:pPr>
        <w:pBdr>
          <w:top w:val="single" w:sz="4" w:space="1" w:color="auto"/>
          <w:left w:val="single" w:sz="4" w:space="4" w:color="auto"/>
          <w:bottom w:val="single" w:sz="4" w:space="1" w:color="auto"/>
          <w:right w:val="single" w:sz="4" w:space="4" w:color="auto"/>
        </w:pBdr>
        <w:spacing w:after="0" w:line="240" w:lineRule="auto"/>
        <w:ind w:left="567"/>
        <w:rPr>
          <w:rFonts w:ascii="Courier New" w:hAnsi="Courier New" w:cs="Courier New"/>
          <w:bCs/>
          <w:sz w:val="20"/>
          <w:szCs w:val="20"/>
        </w:rPr>
      </w:pPr>
      <w:r w:rsidRPr="007C4915">
        <w:rPr>
          <w:rFonts w:ascii="Courier New" w:hAnsi="Courier New" w:cs="Courier New"/>
          <w:bCs/>
          <w:sz w:val="20"/>
          <w:szCs w:val="20"/>
        </w:rPr>
        <w:t xml:space="preserve">        vc.add("Vector Object 3");</w:t>
      </w:r>
    </w:p>
    <w:p w14:paraId="66764E8A" w14:textId="77777777" w:rsidR="007C4915" w:rsidRPr="007C4915" w:rsidRDefault="007C4915" w:rsidP="007C4915">
      <w:pPr>
        <w:pBdr>
          <w:top w:val="single" w:sz="4" w:space="1" w:color="auto"/>
          <w:left w:val="single" w:sz="4" w:space="4" w:color="auto"/>
          <w:bottom w:val="single" w:sz="4" w:space="1" w:color="auto"/>
          <w:right w:val="single" w:sz="4" w:space="4" w:color="auto"/>
        </w:pBdr>
        <w:spacing w:after="0" w:line="240" w:lineRule="auto"/>
        <w:ind w:left="567"/>
        <w:rPr>
          <w:rFonts w:ascii="Courier New" w:hAnsi="Courier New" w:cs="Courier New"/>
          <w:bCs/>
          <w:sz w:val="20"/>
          <w:szCs w:val="20"/>
        </w:rPr>
      </w:pPr>
      <w:r w:rsidRPr="007C4915">
        <w:rPr>
          <w:rFonts w:ascii="Courier New" w:hAnsi="Courier New" w:cs="Courier New"/>
          <w:bCs/>
          <w:sz w:val="20"/>
          <w:szCs w:val="20"/>
        </w:rPr>
        <w:t xml:space="preserve">        vc.add("Vector Object 4");</w:t>
      </w:r>
    </w:p>
    <w:p w14:paraId="63AFEB76" w14:textId="77777777" w:rsidR="007C4915" w:rsidRPr="007C4915" w:rsidRDefault="007C4915" w:rsidP="007C4915">
      <w:pPr>
        <w:pBdr>
          <w:top w:val="single" w:sz="4" w:space="1" w:color="auto"/>
          <w:left w:val="single" w:sz="4" w:space="4" w:color="auto"/>
          <w:bottom w:val="single" w:sz="4" w:space="1" w:color="auto"/>
          <w:right w:val="single" w:sz="4" w:space="4" w:color="auto"/>
        </w:pBdr>
        <w:spacing w:after="0" w:line="240" w:lineRule="auto"/>
        <w:ind w:left="567"/>
        <w:rPr>
          <w:rFonts w:ascii="Courier New" w:hAnsi="Courier New" w:cs="Courier New"/>
          <w:bCs/>
          <w:sz w:val="20"/>
          <w:szCs w:val="20"/>
        </w:rPr>
      </w:pPr>
      <w:r w:rsidRPr="007C4915">
        <w:rPr>
          <w:rFonts w:ascii="Courier New" w:hAnsi="Courier New" w:cs="Courier New"/>
          <w:bCs/>
          <w:sz w:val="20"/>
          <w:szCs w:val="20"/>
        </w:rPr>
        <w:t xml:space="preserve">        vc.add("Vector Object 5");</w:t>
      </w:r>
    </w:p>
    <w:p w14:paraId="6EE8EADA" w14:textId="77777777" w:rsidR="007C4915" w:rsidRPr="007C4915" w:rsidRDefault="007C4915" w:rsidP="007C4915">
      <w:pPr>
        <w:pBdr>
          <w:top w:val="single" w:sz="4" w:space="1" w:color="auto"/>
          <w:left w:val="single" w:sz="4" w:space="4" w:color="auto"/>
          <w:bottom w:val="single" w:sz="4" w:space="1" w:color="auto"/>
          <w:right w:val="single" w:sz="4" w:space="4" w:color="auto"/>
        </w:pBdr>
        <w:spacing w:after="0" w:line="240" w:lineRule="auto"/>
        <w:ind w:left="567"/>
        <w:rPr>
          <w:rFonts w:ascii="Courier New" w:hAnsi="Courier New" w:cs="Courier New"/>
          <w:bCs/>
          <w:sz w:val="20"/>
          <w:szCs w:val="20"/>
        </w:rPr>
      </w:pPr>
    </w:p>
    <w:p w14:paraId="788696FE" w14:textId="77777777" w:rsidR="007C4915" w:rsidRPr="007C4915" w:rsidRDefault="007C4915" w:rsidP="007C4915">
      <w:pPr>
        <w:pBdr>
          <w:top w:val="single" w:sz="4" w:space="1" w:color="auto"/>
          <w:left w:val="single" w:sz="4" w:space="4" w:color="auto"/>
          <w:bottom w:val="single" w:sz="4" w:space="1" w:color="auto"/>
          <w:right w:val="single" w:sz="4" w:space="4" w:color="auto"/>
        </w:pBdr>
        <w:spacing w:after="0" w:line="240" w:lineRule="auto"/>
        <w:ind w:left="567"/>
        <w:rPr>
          <w:rFonts w:ascii="Courier New" w:hAnsi="Courier New" w:cs="Courier New"/>
          <w:bCs/>
          <w:sz w:val="20"/>
          <w:szCs w:val="20"/>
        </w:rPr>
      </w:pPr>
      <w:r w:rsidRPr="007C4915">
        <w:rPr>
          <w:rFonts w:ascii="Courier New" w:hAnsi="Courier New" w:cs="Courier New"/>
          <w:bCs/>
          <w:sz w:val="20"/>
          <w:szCs w:val="20"/>
        </w:rPr>
        <w:t xml:space="preserve">        // add vector element at index</w:t>
      </w:r>
    </w:p>
    <w:p w14:paraId="5E5B7A65" w14:textId="77777777" w:rsidR="007C4915" w:rsidRPr="007C4915" w:rsidRDefault="007C4915" w:rsidP="007C4915">
      <w:pPr>
        <w:pBdr>
          <w:top w:val="single" w:sz="4" w:space="1" w:color="auto"/>
          <w:left w:val="single" w:sz="4" w:space="4" w:color="auto"/>
          <w:bottom w:val="single" w:sz="4" w:space="1" w:color="auto"/>
          <w:right w:val="single" w:sz="4" w:space="4" w:color="auto"/>
        </w:pBdr>
        <w:spacing w:after="0" w:line="240" w:lineRule="auto"/>
        <w:ind w:left="567"/>
        <w:rPr>
          <w:rFonts w:ascii="Courier New" w:hAnsi="Courier New" w:cs="Courier New"/>
          <w:bCs/>
          <w:sz w:val="20"/>
          <w:szCs w:val="20"/>
        </w:rPr>
      </w:pPr>
      <w:r w:rsidRPr="007C4915">
        <w:rPr>
          <w:rFonts w:ascii="Courier New" w:hAnsi="Courier New" w:cs="Courier New"/>
          <w:bCs/>
          <w:sz w:val="20"/>
          <w:szCs w:val="20"/>
        </w:rPr>
        <w:t xml:space="preserve">        vc.add(3, "Element at fix position");</w:t>
      </w:r>
    </w:p>
    <w:p w14:paraId="767352B9" w14:textId="77777777" w:rsidR="007C4915" w:rsidRPr="007C4915" w:rsidRDefault="007C4915" w:rsidP="007C4915">
      <w:pPr>
        <w:pBdr>
          <w:top w:val="single" w:sz="4" w:space="1" w:color="auto"/>
          <w:left w:val="single" w:sz="4" w:space="4" w:color="auto"/>
          <w:bottom w:val="single" w:sz="4" w:space="1" w:color="auto"/>
          <w:right w:val="single" w:sz="4" w:space="4" w:color="auto"/>
        </w:pBdr>
        <w:spacing w:after="0" w:line="240" w:lineRule="auto"/>
        <w:ind w:left="567"/>
        <w:rPr>
          <w:rFonts w:ascii="Courier New" w:hAnsi="Courier New" w:cs="Courier New"/>
          <w:bCs/>
          <w:sz w:val="20"/>
          <w:szCs w:val="20"/>
        </w:rPr>
      </w:pPr>
    </w:p>
    <w:p w14:paraId="413981D6" w14:textId="77777777" w:rsidR="007C4915" w:rsidRPr="007C4915" w:rsidRDefault="007C4915" w:rsidP="007C4915">
      <w:pPr>
        <w:pBdr>
          <w:top w:val="single" w:sz="4" w:space="1" w:color="auto"/>
          <w:left w:val="single" w:sz="4" w:space="4" w:color="auto"/>
          <w:bottom w:val="single" w:sz="4" w:space="1" w:color="auto"/>
          <w:right w:val="single" w:sz="4" w:space="4" w:color="auto"/>
        </w:pBdr>
        <w:spacing w:after="0" w:line="240" w:lineRule="auto"/>
        <w:ind w:left="567"/>
        <w:rPr>
          <w:rFonts w:ascii="Courier New" w:hAnsi="Courier New" w:cs="Courier New"/>
          <w:bCs/>
          <w:sz w:val="20"/>
          <w:szCs w:val="20"/>
        </w:rPr>
      </w:pPr>
      <w:r w:rsidRPr="007C4915">
        <w:rPr>
          <w:rFonts w:ascii="Courier New" w:hAnsi="Courier New" w:cs="Courier New"/>
          <w:bCs/>
          <w:sz w:val="20"/>
          <w:szCs w:val="20"/>
        </w:rPr>
        <w:t xml:space="preserve">        // vc.size() inform number of elements in Vector</w:t>
      </w:r>
    </w:p>
    <w:p w14:paraId="5636C788" w14:textId="77777777" w:rsidR="007C4915" w:rsidRPr="007C4915" w:rsidRDefault="007C4915" w:rsidP="007C4915">
      <w:pPr>
        <w:pBdr>
          <w:top w:val="single" w:sz="4" w:space="1" w:color="auto"/>
          <w:left w:val="single" w:sz="4" w:space="4" w:color="auto"/>
          <w:bottom w:val="single" w:sz="4" w:space="1" w:color="auto"/>
          <w:right w:val="single" w:sz="4" w:space="4" w:color="auto"/>
        </w:pBdr>
        <w:spacing w:after="0" w:line="240" w:lineRule="auto"/>
        <w:ind w:left="567"/>
        <w:rPr>
          <w:rFonts w:ascii="Courier New" w:hAnsi="Courier New" w:cs="Courier New"/>
          <w:bCs/>
          <w:sz w:val="20"/>
          <w:szCs w:val="20"/>
        </w:rPr>
      </w:pPr>
      <w:r w:rsidRPr="007C4915">
        <w:rPr>
          <w:rFonts w:ascii="Courier New" w:hAnsi="Courier New" w:cs="Courier New"/>
          <w:bCs/>
          <w:sz w:val="20"/>
          <w:szCs w:val="20"/>
        </w:rPr>
        <w:t xml:space="preserve">        System.out.println("Vector Size :" + vc.size());</w:t>
      </w:r>
    </w:p>
    <w:p w14:paraId="0E918F9D" w14:textId="77777777" w:rsidR="007C4915" w:rsidRPr="007C4915" w:rsidRDefault="007C4915" w:rsidP="007C4915">
      <w:pPr>
        <w:pBdr>
          <w:top w:val="single" w:sz="4" w:space="1" w:color="auto"/>
          <w:left w:val="single" w:sz="4" w:space="4" w:color="auto"/>
          <w:bottom w:val="single" w:sz="4" w:space="1" w:color="auto"/>
          <w:right w:val="single" w:sz="4" w:space="4" w:color="auto"/>
        </w:pBdr>
        <w:spacing w:after="0" w:line="240" w:lineRule="auto"/>
        <w:ind w:left="567"/>
        <w:rPr>
          <w:rFonts w:ascii="Courier New" w:hAnsi="Courier New" w:cs="Courier New"/>
          <w:bCs/>
          <w:sz w:val="20"/>
          <w:szCs w:val="20"/>
        </w:rPr>
      </w:pPr>
    </w:p>
    <w:p w14:paraId="013F4066" w14:textId="77777777" w:rsidR="007C4915" w:rsidRPr="007C4915" w:rsidRDefault="007C4915" w:rsidP="007C4915">
      <w:pPr>
        <w:pBdr>
          <w:top w:val="single" w:sz="4" w:space="1" w:color="auto"/>
          <w:left w:val="single" w:sz="4" w:space="4" w:color="auto"/>
          <w:bottom w:val="single" w:sz="4" w:space="1" w:color="auto"/>
          <w:right w:val="single" w:sz="4" w:space="4" w:color="auto"/>
        </w:pBdr>
        <w:spacing w:after="0" w:line="240" w:lineRule="auto"/>
        <w:ind w:left="567"/>
        <w:rPr>
          <w:rFonts w:ascii="Courier New" w:hAnsi="Courier New" w:cs="Courier New"/>
          <w:bCs/>
          <w:sz w:val="20"/>
          <w:szCs w:val="20"/>
        </w:rPr>
      </w:pPr>
      <w:r w:rsidRPr="007C4915">
        <w:rPr>
          <w:rFonts w:ascii="Courier New" w:hAnsi="Courier New" w:cs="Courier New"/>
          <w:bCs/>
          <w:sz w:val="20"/>
          <w:szCs w:val="20"/>
        </w:rPr>
        <w:t xml:space="preserve">        // get elements of Vector</w:t>
      </w:r>
    </w:p>
    <w:p w14:paraId="72962BAB" w14:textId="77777777" w:rsidR="007C4915" w:rsidRPr="007C4915" w:rsidRDefault="007C4915" w:rsidP="007C4915">
      <w:pPr>
        <w:pBdr>
          <w:top w:val="single" w:sz="4" w:space="1" w:color="auto"/>
          <w:left w:val="single" w:sz="4" w:space="4" w:color="auto"/>
          <w:bottom w:val="single" w:sz="4" w:space="1" w:color="auto"/>
          <w:right w:val="single" w:sz="4" w:space="4" w:color="auto"/>
        </w:pBdr>
        <w:spacing w:after="0" w:line="240" w:lineRule="auto"/>
        <w:ind w:left="567"/>
        <w:rPr>
          <w:rFonts w:ascii="Courier New" w:hAnsi="Courier New" w:cs="Courier New"/>
          <w:bCs/>
          <w:sz w:val="20"/>
          <w:szCs w:val="20"/>
        </w:rPr>
      </w:pPr>
      <w:r w:rsidRPr="007C4915">
        <w:rPr>
          <w:rFonts w:ascii="Courier New" w:hAnsi="Courier New" w:cs="Courier New"/>
          <w:bCs/>
          <w:sz w:val="20"/>
          <w:szCs w:val="20"/>
        </w:rPr>
        <w:t xml:space="preserve">        for (int i = 0; i &lt; vc.size(); i++) {</w:t>
      </w:r>
    </w:p>
    <w:p w14:paraId="06163C2E" w14:textId="77777777" w:rsidR="007C4915" w:rsidRPr="007C4915" w:rsidRDefault="007C4915" w:rsidP="007C4915">
      <w:pPr>
        <w:pBdr>
          <w:top w:val="single" w:sz="4" w:space="1" w:color="auto"/>
          <w:left w:val="single" w:sz="4" w:space="4" w:color="auto"/>
          <w:bottom w:val="single" w:sz="4" w:space="1" w:color="auto"/>
          <w:right w:val="single" w:sz="4" w:space="4" w:color="auto"/>
        </w:pBdr>
        <w:spacing w:after="0" w:line="240" w:lineRule="auto"/>
        <w:ind w:left="567"/>
        <w:rPr>
          <w:rFonts w:ascii="Courier New" w:hAnsi="Courier New" w:cs="Courier New"/>
          <w:bCs/>
          <w:sz w:val="20"/>
          <w:szCs w:val="20"/>
        </w:rPr>
      </w:pPr>
      <w:r>
        <w:rPr>
          <w:rFonts w:ascii="Courier New" w:hAnsi="Courier New" w:cs="Courier New"/>
          <w:bCs/>
          <w:sz w:val="20"/>
          <w:szCs w:val="20"/>
        </w:rPr>
        <w:t xml:space="preserve">          </w:t>
      </w:r>
      <w:r w:rsidRPr="007C4915">
        <w:rPr>
          <w:rFonts w:ascii="Courier New" w:hAnsi="Courier New" w:cs="Courier New"/>
          <w:bCs/>
          <w:sz w:val="20"/>
          <w:szCs w:val="20"/>
        </w:rPr>
        <w:t>System.out.println("Vector Element " + i + " :" + vc.get(i));</w:t>
      </w:r>
    </w:p>
    <w:p w14:paraId="1E0F75B9" w14:textId="77777777" w:rsidR="007C4915" w:rsidRPr="007C4915" w:rsidRDefault="007C4915" w:rsidP="007C4915">
      <w:pPr>
        <w:pBdr>
          <w:top w:val="single" w:sz="4" w:space="1" w:color="auto"/>
          <w:left w:val="single" w:sz="4" w:space="4" w:color="auto"/>
          <w:bottom w:val="single" w:sz="4" w:space="1" w:color="auto"/>
          <w:right w:val="single" w:sz="4" w:space="4" w:color="auto"/>
        </w:pBdr>
        <w:spacing w:after="0" w:line="240" w:lineRule="auto"/>
        <w:ind w:left="567"/>
        <w:rPr>
          <w:rFonts w:ascii="Courier New" w:hAnsi="Courier New" w:cs="Courier New"/>
          <w:bCs/>
          <w:sz w:val="20"/>
          <w:szCs w:val="20"/>
        </w:rPr>
      </w:pPr>
      <w:r w:rsidRPr="007C4915">
        <w:rPr>
          <w:rFonts w:ascii="Courier New" w:hAnsi="Courier New" w:cs="Courier New"/>
          <w:bCs/>
          <w:sz w:val="20"/>
          <w:szCs w:val="20"/>
        </w:rPr>
        <w:t xml:space="preserve">        }</w:t>
      </w:r>
    </w:p>
    <w:p w14:paraId="5223F8D9" w14:textId="77777777" w:rsidR="007C4915" w:rsidRPr="007C4915" w:rsidRDefault="007C4915" w:rsidP="007C4915">
      <w:pPr>
        <w:pBdr>
          <w:top w:val="single" w:sz="4" w:space="1" w:color="auto"/>
          <w:left w:val="single" w:sz="4" w:space="4" w:color="auto"/>
          <w:bottom w:val="single" w:sz="4" w:space="1" w:color="auto"/>
          <w:right w:val="single" w:sz="4" w:space="4" w:color="auto"/>
        </w:pBdr>
        <w:spacing w:after="0" w:line="240" w:lineRule="auto"/>
        <w:ind w:left="567"/>
        <w:rPr>
          <w:rFonts w:ascii="Courier New" w:hAnsi="Courier New" w:cs="Courier New"/>
          <w:bCs/>
          <w:sz w:val="20"/>
          <w:szCs w:val="20"/>
        </w:rPr>
      </w:pPr>
      <w:r w:rsidRPr="007C4915">
        <w:rPr>
          <w:rFonts w:ascii="Courier New" w:hAnsi="Courier New" w:cs="Courier New"/>
          <w:bCs/>
          <w:sz w:val="20"/>
          <w:szCs w:val="20"/>
        </w:rPr>
        <w:t xml:space="preserve">    }</w:t>
      </w:r>
    </w:p>
    <w:p w14:paraId="490E70FA" w14:textId="77777777" w:rsidR="00672903" w:rsidRPr="007C4915" w:rsidRDefault="007C4915" w:rsidP="007C4915">
      <w:pPr>
        <w:pBdr>
          <w:top w:val="single" w:sz="4" w:space="1" w:color="auto"/>
          <w:left w:val="single" w:sz="4" w:space="4" w:color="auto"/>
          <w:bottom w:val="single" w:sz="4" w:space="1" w:color="auto"/>
          <w:right w:val="single" w:sz="4" w:space="4" w:color="auto"/>
        </w:pBdr>
        <w:spacing w:after="0" w:line="240" w:lineRule="auto"/>
        <w:ind w:left="567"/>
        <w:rPr>
          <w:rFonts w:ascii="Courier New" w:hAnsi="Courier New" w:cs="Courier New"/>
          <w:bCs/>
          <w:sz w:val="20"/>
          <w:szCs w:val="20"/>
          <w:lang w:val="en-ID"/>
        </w:rPr>
      </w:pPr>
      <w:r w:rsidRPr="007C4915">
        <w:rPr>
          <w:rFonts w:ascii="Courier New" w:hAnsi="Courier New" w:cs="Courier New"/>
          <w:bCs/>
          <w:sz w:val="20"/>
          <w:szCs w:val="20"/>
        </w:rPr>
        <w:t>}</w:t>
      </w:r>
    </w:p>
    <w:p w14:paraId="4A10FFFC" w14:textId="77777777" w:rsidR="00C32E35" w:rsidRPr="00C32E35" w:rsidRDefault="00A47A13" w:rsidP="009349E5">
      <w:pPr>
        <w:pStyle w:val="ListParagraph"/>
        <w:numPr>
          <w:ilvl w:val="0"/>
          <w:numId w:val="14"/>
        </w:numPr>
        <w:ind w:left="1146"/>
        <w:rPr>
          <w:rFonts w:ascii="Times New Roman" w:hAnsi="Times New Roman" w:cs="Times New Roman"/>
          <w:noProof/>
          <w:sz w:val="24"/>
          <w:szCs w:val="24"/>
        </w:rPr>
      </w:pPr>
      <w:r w:rsidRPr="00A47A13">
        <w:rPr>
          <w:rFonts w:ascii="Times New Roman" w:hAnsi="Times New Roman" w:cs="Times New Roman"/>
          <w:noProof/>
          <w:sz w:val="24"/>
          <w:szCs w:val="24"/>
        </w:rPr>
        <w:t>Output program</w:t>
      </w:r>
    </w:p>
    <w:p w14:paraId="0939463C" w14:textId="4CEE47E4" w:rsidR="00D57C50" w:rsidRPr="00D57C50" w:rsidRDefault="00C759AB" w:rsidP="00D57C50">
      <w:pPr>
        <w:pStyle w:val="ListParagraph"/>
        <w:ind w:left="1146"/>
        <w:rPr>
          <w:rFonts w:ascii="Times New Roman" w:hAnsi="Times New Roman" w:cs="Times New Roman"/>
          <w:noProof/>
          <w:sz w:val="24"/>
          <w:szCs w:val="24"/>
          <w:lang w:val="en-ID"/>
        </w:rPr>
      </w:pPr>
      <w:ins w:id="5" w:author="asus" w:date="2018-11-26T22:07:00Z">
        <w:r>
          <w:rPr>
            <w:noProof/>
            <w:lang w:val="en-US"/>
          </w:rPr>
          <w:lastRenderedPageBreak/>
          <w:drawing>
            <wp:inline distT="0" distB="0" distL="0" distR="0" wp14:anchorId="6C48DD4D" wp14:editId="425ECD41">
              <wp:extent cx="3152775" cy="18097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152775" cy="1809750"/>
                      </a:xfrm>
                      <a:prstGeom prst="rect">
                        <a:avLst/>
                      </a:prstGeom>
                    </pic:spPr>
                  </pic:pic>
                </a:graphicData>
              </a:graphic>
            </wp:inline>
          </w:drawing>
        </w:r>
      </w:ins>
    </w:p>
    <w:p w14:paraId="75481D8C" w14:textId="77777777" w:rsidR="00A47A13" w:rsidRPr="00C52883" w:rsidRDefault="00A47A13" w:rsidP="009349E5">
      <w:pPr>
        <w:pStyle w:val="ListParagraph"/>
        <w:numPr>
          <w:ilvl w:val="0"/>
          <w:numId w:val="14"/>
        </w:numPr>
        <w:ind w:left="1146"/>
        <w:rPr>
          <w:rFonts w:ascii="Times New Roman" w:hAnsi="Times New Roman" w:cs="Times New Roman"/>
          <w:noProof/>
          <w:sz w:val="24"/>
          <w:szCs w:val="24"/>
        </w:rPr>
      </w:pPr>
      <w:r w:rsidRPr="00615F35">
        <w:rPr>
          <w:rFonts w:ascii="Times New Roman" w:hAnsi="Times New Roman" w:cs="Times New Roman"/>
          <w:noProof/>
          <w:sz w:val="24"/>
          <w:szCs w:val="24"/>
        </w:rPr>
        <w:t>Analisa</w:t>
      </w:r>
    </w:p>
    <w:p w14:paraId="6AA27513" w14:textId="77777777" w:rsidR="00D77767" w:rsidRDefault="00D77767" w:rsidP="00D77767">
      <w:pPr>
        <w:pStyle w:val="ListParagraph"/>
        <w:ind w:left="1146"/>
        <w:jc w:val="both"/>
        <w:rPr>
          <w:rFonts w:ascii="Times New Roman" w:hAnsi="Times New Roman" w:cs="Times New Roman"/>
          <w:noProof/>
          <w:sz w:val="24"/>
          <w:szCs w:val="24"/>
          <w:lang w:val="en-ID"/>
        </w:rPr>
      </w:pPr>
    </w:p>
    <w:p w14:paraId="7572456C" w14:textId="77777777" w:rsidR="00491150" w:rsidRPr="00D77767" w:rsidRDefault="00491150" w:rsidP="00D77767">
      <w:pPr>
        <w:pStyle w:val="ListParagraph"/>
        <w:ind w:left="1146"/>
        <w:rPr>
          <w:rFonts w:ascii="Times New Roman" w:hAnsi="Times New Roman" w:cs="Times New Roman"/>
          <w:noProof/>
          <w:sz w:val="24"/>
          <w:szCs w:val="24"/>
          <w:lang w:val="en-ID"/>
        </w:rPr>
      </w:pPr>
    </w:p>
    <w:p w14:paraId="3BDE332D" w14:textId="77777777" w:rsidR="000C7E40" w:rsidRPr="00C52883" w:rsidRDefault="007C4915" w:rsidP="007C4915">
      <w:pPr>
        <w:pStyle w:val="ListParagraph"/>
        <w:numPr>
          <w:ilvl w:val="0"/>
          <w:numId w:val="9"/>
        </w:numPr>
        <w:rPr>
          <w:rFonts w:ascii="Times New Roman" w:hAnsi="Times New Roman" w:cs="Times New Roman"/>
          <w:bCs/>
          <w:sz w:val="24"/>
          <w:szCs w:val="24"/>
        </w:rPr>
      </w:pPr>
      <w:r w:rsidRPr="007C4915">
        <w:rPr>
          <w:rFonts w:ascii="Times New Roman" w:hAnsi="Times New Roman" w:cs="Times New Roman"/>
          <w:bCs/>
          <w:sz w:val="24"/>
          <w:szCs w:val="24"/>
          <w:lang w:val="sv-SE"/>
        </w:rPr>
        <w:t>Penggunaan Iterator</w:t>
      </w:r>
    </w:p>
    <w:p w14:paraId="565E1140" w14:textId="77777777" w:rsidR="000C7E40" w:rsidRPr="000C7E40" w:rsidRDefault="000C7E40" w:rsidP="009349E5">
      <w:pPr>
        <w:pStyle w:val="ListParagraph"/>
        <w:numPr>
          <w:ilvl w:val="0"/>
          <w:numId w:val="15"/>
        </w:numPr>
        <w:spacing w:after="0"/>
        <w:ind w:left="1146"/>
        <w:rPr>
          <w:rFonts w:ascii="Times New Roman" w:hAnsi="Times New Roman" w:cs="Times New Roman"/>
          <w:noProof/>
          <w:sz w:val="24"/>
          <w:szCs w:val="24"/>
        </w:rPr>
      </w:pPr>
      <w:r w:rsidRPr="000C7E40">
        <w:rPr>
          <w:rFonts w:ascii="Times New Roman" w:hAnsi="Times New Roman" w:cs="Times New Roman"/>
          <w:noProof/>
          <w:sz w:val="24"/>
          <w:szCs w:val="24"/>
        </w:rPr>
        <w:t>Listing program</w:t>
      </w:r>
    </w:p>
    <w:p w14:paraId="71C89E29" w14:textId="77777777" w:rsidR="007C4915" w:rsidRPr="007C4915" w:rsidRDefault="007C4915" w:rsidP="007C4915">
      <w:pPr>
        <w:pBdr>
          <w:top w:val="single" w:sz="4" w:space="1"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r w:rsidRPr="007C4915">
        <w:rPr>
          <w:rFonts w:ascii="Courier New" w:hAnsi="Courier New" w:cs="Courier New"/>
          <w:bCs/>
          <w:sz w:val="20"/>
          <w:szCs w:val="20"/>
        </w:rPr>
        <w:t>import java.util.*;</w:t>
      </w:r>
    </w:p>
    <w:p w14:paraId="386889E6" w14:textId="77777777" w:rsidR="007C4915" w:rsidRPr="007C4915" w:rsidRDefault="007C4915" w:rsidP="007C4915">
      <w:pPr>
        <w:pBdr>
          <w:top w:val="single" w:sz="4" w:space="1"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p>
    <w:p w14:paraId="1D7F11E7" w14:textId="77777777" w:rsidR="007C4915" w:rsidRPr="007C4915" w:rsidRDefault="007C4915" w:rsidP="007C4915">
      <w:pPr>
        <w:pBdr>
          <w:top w:val="single" w:sz="4" w:space="1"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r w:rsidRPr="007C4915">
        <w:rPr>
          <w:rFonts w:ascii="Courier New" w:hAnsi="Courier New" w:cs="Courier New"/>
          <w:bCs/>
          <w:sz w:val="20"/>
          <w:szCs w:val="20"/>
        </w:rPr>
        <w:t>class IteratorDemo {</w:t>
      </w:r>
    </w:p>
    <w:p w14:paraId="2EDE7A20" w14:textId="77777777" w:rsidR="007C4915" w:rsidRPr="007C4915" w:rsidRDefault="007C4915" w:rsidP="007C4915">
      <w:pPr>
        <w:pBdr>
          <w:top w:val="single" w:sz="4" w:space="1"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r w:rsidRPr="007C4915">
        <w:rPr>
          <w:rFonts w:ascii="Courier New" w:hAnsi="Courier New" w:cs="Courier New"/>
          <w:bCs/>
          <w:sz w:val="20"/>
          <w:szCs w:val="20"/>
        </w:rPr>
        <w:t xml:space="preserve">    public static void main(String args[]) {</w:t>
      </w:r>
    </w:p>
    <w:p w14:paraId="27FFE1BD" w14:textId="77777777" w:rsidR="007C4915" w:rsidRPr="007C4915" w:rsidRDefault="007C4915" w:rsidP="007C4915">
      <w:pPr>
        <w:pBdr>
          <w:top w:val="single" w:sz="4" w:space="1"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r w:rsidRPr="007C4915">
        <w:rPr>
          <w:rFonts w:ascii="Courier New" w:hAnsi="Courier New" w:cs="Courier New"/>
          <w:bCs/>
          <w:sz w:val="20"/>
          <w:szCs w:val="20"/>
        </w:rPr>
        <w:t xml:space="preserve">        // create an array list</w:t>
      </w:r>
    </w:p>
    <w:p w14:paraId="1E83C769" w14:textId="77777777" w:rsidR="007C4915" w:rsidRPr="007C4915" w:rsidRDefault="007C4915" w:rsidP="007C4915">
      <w:pPr>
        <w:pBdr>
          <w:top w:val="single" w:sz="4" w:space="1"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r w:rsidRPr="007C4915">
        <w:rPr>
          <w:rFonts w:ascii="Courier New" w:hAnsi="Courier New" w:cs="Courier New"/>
          <w:bCs/>
          <w:sz w:val="20"/>
          <w:szCs w:val="20"/>
        </w:rPr>
        <w:t xml:space="preserve">        ArrayList al = new ArrayList();</w:t>
      </w:r>
    </w:p>
    <w:p w14:paraId="4085C004" w14:textId="77777777" w:rsidR="007C4915" w:rsidRPr="007C4915" w:rsidRDefault="007C4915" w:rsidP="007C4915">
      <w:pPr>
        <w:pBdr>
          <w:top w:val="single" w:sz="4" w:space="1"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r w:rsidRPr="007C4915">
        <w:rPr>
          <w:rFonts w:ascii="Courier New" w:hAnsi="Courier New" w:cs="Courier New"/>
          <w:bCs/>
          <w:sz w:val="20"/>
          <w:szCs w:val="20"/>
        </w:rPr>
        <w:t xml:space="preserve">        // add elements to the array list</w:t>
      </w:r>
    </w:p>
    <w:p w14:paraId="66242E1F" w14:textId="77777777" w:rsidR="007C4915" w:rsidRPr="007C4915" w:rsidRDefault="007C4915" w:rsidP="007C4915">
      <w:pPr>
        <w:pBdr>
          <w:top w:val="single" w:sz="4" w:space="1"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r w:rsidRPr="007C4915">
        <w:rPr>
          <w:rFonts w:ascii="Courier New" w:hAnsi="Courier New" w:cs="Courier New"/>
          <w:bCs/>
          <w:sz w:val="20"/>
          <w:szCs w:val="20"/>
        </w:rPr>
        <w:t xml:space="preserve">        al.add("C");</w:t>
      </w:r>
    </w:p>
    <w:p w14:paraId="150A3ED8" w14:textId="77777777" w:rsidR="007C4915" w:rsidRPr="007C4915" w:rsidRDefault="007C4915" w:rsidP="007C4915">
      <w:pPr>
        <w:pBdr>
          <w:top w:val="single" w:sz="4" w:space="1"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r w:rsidRPr="007C4915">
        <w:rPr>
          <w:rFonts w:ascii="Courier New" w:hAnsi="Courier New" w:cs="Courier New"/>
          <w:bCs/>
          <w:sz w:val="20"/>
          <w:szCs w:val="20"/>
        </w:rPr>
        <w:t xml:space="preserve">        al.add("A");</w:t>
      </w:r>
    </w:p>
    <w:p w14:paraId="4519A74E" w14:textId="77777777" w:rsidR="007C4915" w:rsidRPr="007C4915" w:rsidRDefault="007C4915" w:rsidP="007C4915">
      <w:pPr>
        <w:pBdr>
          <w:top w:val="single" w:sz="4" w:space="1"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r w:rsidRPr="007C4915">
        <w:rPr>
          <w:rFonts w:ascii="Courier New" w:hAnsi="Courier New" w:cs="Courier New"/>
          <w:bCs/>
          <w:sz w:val="20"/>
          <w:szCs w:val="20"/>
        </w:rPr>
        <w:t xml:space="preserve">        al.add("E");</w:t>
      </w:r>
    </w:p>
    <w:p w14:paraId="04343614" w14:textId="77777777" w:rsidR="007C4915" w:rsidRPr="007C4915" w:rsidRDefault="007C4915" w:rsidP="007C4915">
      <w:pPr>
        <w:pBdr>
          <w:top w:val="single" w:sz="4" w:space="1"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r w:rsidRPr="007C4915">
        <w:rPr>
          <w:rFonts w:ascii="Courier New" w:hAnsi="Courier New" w:cs="Courier New"/>
          <w:bCs/>
          <w:sz w:val="20"/>
          <w:szCs w:val="20"/>
        </w:rPr>
        <w:t xml:space="preserve">        al.add("B");</w:t>
      </w:r>
    </w:p>
    <w:p w14:paraId="620B4F77" w14:textId="77777777" w:rsidR="007C4915" w:rsidRPr="007C4915" w:rsidRDefault="007C4915" w:rsidP="007C4915">
      <w:pPr>
        <w:pBdr>
          <w:top w:val="single" w:sz="4" w:space="1"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r w:rsidRPr="007C4915">
        <w:rPr>
          <w:rFonts w:ascii="Courier New" w:hAnsi="Courier New" w:cs="Courier New"/>
          <w:bCs/>
          <w:sz w:val="20"/>
          <w:szCs w:val="20"/>
        </w:rPr>
        <w:t xml:space="preserve">        al.add("D");</w:t>
      </w:r>
    </w:p>
    <w:p w14:paraId="66F47CE4" w14:textId="77777777" w:rsidR="007C4915" w:rsidRPr="007C4915" w:rsidRDefault="007C4915" w:rsidP="007C4915">
      <w:pPr>
        <w:pBdr>
          <w:top w:val="single" w:sz="4" w:space="1"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r w:rsidRPr="007C4915">
        <w:rPr>
          <w:rFonts w:ascii="Courier New" w:hAnsi="Courier New" w:cs="Courier New"/>
          <w:bCs/>
          <w:sz w:val="20"/>
          <w:szCs w:val="20"/>
        </w:rPr>
        <w:t xml:space="preserve">        al.add("F");</w:t>
      </w:r>
    </w:p>
    <w:p w14:paraId="4C682FE9" w14:textId="77777777" w:rsidR="007C4915" w:rsidRPr="007C4915" w:rsidRDefault="007C4915" w:rsidP="007C4915">
      <w:pPr>
        <w:pBdr>
          <w:top w:val="single" w:sz="4" w:space="1"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r w:rsidRPr="007C4915">
        <w:rPr>
          <w:rFonts w:ascii="Courier New" w:hAnsi="Courier New" w:cs="Courier New"/>
          <w:bCs/>
          <w:sz w:val="20"/>
          <w:szCs w:val="20"/>
        </w:rPr>
        <w:t xml:space="preserve">        // use iterator to display contents of al</w:t>
      </w:r>
    </w:p>
    <w:p w14:paraId="5402EBDD" w14:textId="77777777" w:rsidR="007C4915" w:rsidRPr="007C4915" w:rsidRDefault="007C4915" w:rsidP="007C4915">
      <w:pPr>
        <w:pBdr>
          <w:top w:val="single" w:sz="4" w:space="1"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r w:rsidRPr="007C4915">
        <w:rPr>
          <w:rFonts w:ascii="Courier New" w:hAnsi="Courier New" w:cs="Courier New"/>
          <w:bCs/>
          <w:sz w:val="20"/>
          <w:szCs w:val="20"/>
        </w:rPr>
        <w:t xml:space="preserve">        System.out.print("Original contents of al: ");</w:t>
      </w:r>
    </w:p>
    <w:p w14:paraId="0F1F5E8C" w14:textId="77777777" w:rsidR="007C4915" w:rsidRPr="007C4915" w:rsidRDefault="007C4915" w:rsidP="007C4915">
      <w:pPr>
        <w:pBdr>
          <w:top w:val="single" w:sz="4" w:space="1"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r w:rsidRPr="007C4915">
        <w:rPr>
          <w:rFonts w:ascii="Courier New" w:hAnsi="Courier New" w:cs="Courier New"/>
          <w:bCs/>
          <w:sz w:val="20"/>
          <w:szCs w:val="20"/>
        </w:rPr>
        <w:t xml:space="preserve">        Iterator itr = al.iterator();</w:t>
      </w:r>
    </w:p>
    <w:p w14:paraId="417ACB7E" w14:textId="77777777" w:rsidR="007C4915" w:rsidRPr="007C4915" w:rsidRDefault="007C4915" w:rsidP="007C4915">
      <w:pPr>
        <w:pBdr>
          <w:top w:val="single" w:sz="4" w:space="1"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r w:rsidRPr="007C4915">
        <w:rPr>
          <w:rFonts w:ascii="Courier New" w:hAnsi="Courier New" w:cs="Courier New"/>
          <w:bCs/>
          <w:sz w:val="20"/>
          <w:szCs w:val="20"/>
        </w:rPr>
        <w:t xml:space="preserve">        while (itr.hasNext()) {</w:t>
      </w:r>
    </w:p>
    <w:p w14:paraId="1EDD882D" w14:textId="77777777" w:rsidR="007C4915" w:rsidRPr="007C4915" w:rsidRDefault="007C4915" w:rsidP="007C4915">
      <w:pPr>
        <w:pBdr>
          <w:top w:val="single" w:sz="4" w:space="1"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p>
    <w:p w14:paraId="33BDF34D" w14:textId="77777777" w:rsidR="007C4915" w:rsidRPr="007C4915" w:rsidRDefault="007C4915" w:rsidP="007C4915">
      <w:pPr>
        <w:pBdr>
          <w:top w:val="single" w:sz="4" w:space="1"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r w:rsidRPr="007C4915">
        <w:rPr>
          <w:rFonts w:ascii="Courier New" w:hAnsi="Courier New" w:cs="Courier New"/>
          <w:bCs/>
          <w:sz w:val="20"/>
          <w:szCs w:val="20"/>
        </w:rPr>
        <w:t xml:space="preserve">            Object element = itr.next();</w:t>
      </w:r>
    </w:p>
    <w:p w14:paraId="192B995B" w14:textId="77777777" w:rsidR="007C4915" w:rsidRPr="007C4915" w:rsidRDefault="007C4915" w:rsidP="007C4915">
      <w:pPr>
        <w:pBdr>
          <w:top w:val="single" w:sz="4" w:space="1"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r w:rsidRPr="007C4915">
        <w:rPr>
          <w:rFonts w:ascii="Courier New" w:hAnsi="Courier New" w:cs="Courier New"/>
          <w:bCs/>
          <w:sz w:val="20"/>
          <w:szCs w:val="20"/>
        </w:rPr>
        <w:t xml:space="preserve">            System.out.print(element + " ");</w:t>
      </w:r>
    </w:p>
    <w:p w14:paraId="38A6FD5E" w14:textId="77777777" w:rsidR="007C4915" w:rsidRPr="007C4915" w:rsidRDefault="007C4915" w:rsidP="007C4915">
      <w:pPr>
        <w:pBdr>
          <w:top w:val="single" w:sz="4" w:space="1"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p>
    <w:p w14:paraId="7952D9A9" w14:textId="77777777" w:rsidR="007C4915" w:rsidRPr="007C4915" w:rsidRDefault="007C4915" w:rsidP="007C4915">
      <w:pPr>
        <w:pBdr>
          <w:top w:val="single" w:sz="4" w:space="1"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r w:rsidRPr="007C4915">
        <w:rPr>
          <w:rFonts w:ascii="Courier New" w:hAnsi="Courier New" w:cs="Courier New"/>
          <w:bCs/>
          <w:sz w:val="20"/>
          <w:szCs w:val="20"/>
        </w:rPr>
        <w:t xml:space="preserve">        }</w:t>
      </w:r>
    </w:p>
    <w:p w14:paraId="7A75126A" w14:textId="77777777" w:rsidR="007C4915" w:rsidRPr="007C4915" w:rsidRDefault="007C4915" w:rsidP="007C4915">
      <w:pPr>
        <w:pBdr>
          <w:top w:val="single" w:sz="4" w:space="1"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r w:rsidRPr="007C4915">
        <w:rPr>
          <w:rFonts w:ascii="Courier New" w:hAnsi="Courier New" w:cs="Courier New"/>
          <w:bCs/>
          <w:sz w:val="20"/>
          <w:szCs w:val="20"/>
        </w:rPr>
        <w:t xml:space="preserve">        System.out.println();</w:t>
      </w:r>
    </w:p>
    <w:p w14:paraId="78506D9B" w14:textId="77777777" w:rsidR="007C4915" w:rsidRPr="007C4915" w:rsidRDefault="007C4915" w:rsidP="007C4915">
      <w:pPr>
        <w:pBdr>
          <w:top w:val="single" w:sz="4" w:space="1"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r w:rsidRPr="007C4915">
        <w:rPr>
          <w:rFonts w:ascii="Courier New" w:hAnsi="Courier New" w:cs="Courier New"/>
          <w:bCs/>
          <w:sz w:val="20"/>
          <w:szCs w:val="20"/>
        </w:rPr>
        <w:t xml:space="preserve">        // modify objects being iterated</w:t>
      </w:r>
    </w:p>
    <w:p w14:paraId="4089D250" w14:textId="77777777" w:rsidR="007C4915" w:rsidRPr="007C4915" w:rsidRDefault="007C4915" w:rsidP="007C4915">
      <w:pPr>
        <w:pBdr>
          <w:top w:val="single" w:sz="4" w:space="1"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r w:rsidRPr="007C4915">
        <w:rPr>
          <w:rFonts w:ascii="Courier New" w:hAnsi="Courier New" w:cs="Courier New"/>
          <w:bCs/>
          <w:sz w:val="20"/>
          <w:szCs w:val="20"/>
        </w:rPr>
        <w:t xml:space="preserve">        ListIterator litr = al.listIterator();</w:t>
      </w:r>
    </w:p>
    <w:p w14:paraId="02561C69" w14:textId="77777777" w:rsidR="007C4915" w:rsidRPr="007C4915" w:rsidRDefault="007C4915" w:rsidP="007C4915">
      <w:pPr>
        <w:pBdr>
          <w:top w:val="single" w:sz="4" w:space="1"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r w:rsidRPr="007C4915">
        <w:rPr>
          <w:rFonts w:ascii="Courier New" w:hAnsi="Courier New" w:cs="Courier New"/>
          <w:bCs/>
          <w:sz w:val="20"/>
          <w:szCs w:val="20"/>
        </w:rPr>
        <w:t xml:space="preserve">        while (litr.hasNext()) {</w:t>
      </w:r>
    </w:p>
    <w:p w14:paraId="3C8C975A" w14:textId="77777777" w:rsidR="007C4915" w:rsidRPr="007C4915" w:rsidRDefault="007C4915" w:rsidP="007C4915">
      <w:pPr>
        <w:pBdr>
          <w:top w:val="single" w:sz="4" w:space="1"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p>
    <w:p w14:paraId="78971BCE" w14:textId="77777777" w:rsidR="007C4915" w:rsidRPr="007C4915" w:rsidRDefault="007C4915" w:rsidP="007C4915">
      <w:pPr>
        <w:pBdr>
          <w:top w:val="single" w:sz="4" w:space="1"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r w:rsidRPr="007C4915">
        <w:rPr>
          <w:rFonts w:ascii="Courier New" w:hAnsi="Courier New" w:cs="Courier New"/>
          <w:bCs/>
          <w:sz w:val="20"/>
          <w:szCs w:val="20"/>
        </w:rPr>
        <w:t xml:space="preserve">            Object element = litr.next();</w:t>
      </w:r>
    </w:p>
    <w:p w14:paraId="5812A2F3" w14:textId="77777777" w:rsidR="007C4915" w:rsidRPr="007C4915" w:rsidRDefault="007C4915" w:rsidP="007C4915">
      <w:pPr>
        <w:pBdr>
          <w:top w:val="single" w:sz="4" w:space="1"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r w:rsidRPr="007C4915">
        <w:rPr>
          <w:rFonts w:ascii="Courier New" w:hAnsi="Courier New" w:cs="Courier New"/>
          <w:bCs/>
          <w:sz w:val="20"/>
          <w:szCs w:val="20"/>
        </w:rPr>
        <w:t xml:space="preserve">            litr.set(element + "+");</w:t>
      </w:r>
    </w:p>
    <w:p w14:paraId="5E021A85" w14:textId="77777777" w:rsidR="007C4915" w:rsidRPr="007C4915" w:rsidRDefault="007C4915" w:rsidP="007C4915">
      <w:pPr>
        <w:pBdr>
          <w:top w:val="single" w:sz="4" w:space="1"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p>
    <w:p w14:paraId="11C03CC8" w14:textId="77777777" w:rsidR="007C4915" w:rsidRPr="007C4915" w:rsidRDefault="007C4915" w:rsidP="007C4915">
      <w:pPr>
        <w:pBdr>
          <w:top w:val="single" w:sz="4" w:space="1"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r w:rsidRPr="007C4915">
        <w:rPr>
          <w:rFonts w:ascii="Courier New" w:hAnsi="Courier New" w:cs="Courier New"/>
          <w:bCs/>
          <w:sz w:val="20"/>
          <w:szCs w:val="20"/>
        </w:rPr>
        <w:t xml:space="preserve">        }</w:t>
      </w:r>
    </w:p>
    <w:p w14:paraId="16E87DAE" w14:textId="77777777" w:rsidR="007C4915" w:rsidRPr="007C4915" w:rsidRDefault="007C4915" w:rsidP="007C4915">
      <w:pPr>
        <w:pBdr>
          <w:top w:val="single" w:sz="4" w:space="1"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r w:rsidRPr="007C4915">
        <w:rPr>
          <w:rFonts w:ascii="Courier New" w:hAnsi="Courier New" w:cs="Courier New"/>
          <w:bCs/>
          <w:sz w:val="20"/>
          <w:szCs w:val="20"/>
        </w:rPr>
        <w:t xml:space="preserve">        System.out.print("Modified contents of al: ");</w:t>
      </w:r>
    </w:p>
    <w:p w14:paraId="702A3873" w14:textId="77777777" w:rsidR="007C4915" w:rsidRPr="007C4915" w:rsidRDefault="007C4915" w:rsidP="007C4915">
      <w:pPr>
        <w:pBdr>
          <w:top w:val="single" w:sz="4" w:space="1"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r w:rsidRPr="007C4915">
        <w:rPr>
          <w:rFonts w:ascii="Courier New" w:hAnsi="Courier New" w:cs="Courier New"/>
          <w:bCs/>
          <w:sz w:val="20"/>
          <w:szCs w:val="20"/>
        </w:rPr>
        <w:t xml:space="preserve">        itr = al.iterator();</w:t>
      </w:r>
    </w:p>
    <w:p w14:paraId="1EC4957B" w14:textId="77777777" w:rsidR="007C4915" w:rsidRPr="007C4915" w:rsidRDefault="007C4915" w:rsidP="007C4915">
      <w:pPr>
        <w:pBdr>
          <w:top w:val="single" w:sz="4" w:space="1"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r w:rsidRPr="007C4915">
        <w:rPr>
          <w:rFonts w:ascii="Courier New" w:hAnsi="Courier New" w:cs="Courier New"/>
          <w:bCs/>
          <w:sz w:val="20"/>
          <w:szCs w:val="20"/>
        </w:rPr>
        <w:t xml:space="preserve">        while (itr.hasNext()) {</w:t>
      </w:r>
    </w:p>
    <w:p w14:paraId="76A75357" w14:textId="77777777" w:rsidR="007C4915" w:rsidRPr="007C4915" w:rsidRDefault="007C4915" w:rsidP="007C4915">
      <w:pPr>
        <w:pBdr>
          <w:top w:val="single" w:sz="4" w:space="1"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p>
    <w:p w14:paraId="0C3531A3" w14:textId="77777777" w:rsidR="007C4915" w:rsidRPr="007C4915" w:rsidRDefault="007C4915" w:rsidP="007C4915">
      <w:pPr>
        <w:pBdr>
          <w:top w:val="single" w:sz="4" w:space="1"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r w:rsidRPr="007C4915">
        <w:rPr>
          <w:rFonts w:ascii="Courier New" w:hAnsi="Courier New" w:cs="Courier New"/>
          <w:bCs/>
          <w:sz w:val="20"/>
          <w:szCs w:val="20"/>
        </w:rPr>
        <w:t xml:space="preserve">            Object element = itr.next();</w:t>
      </w:r>
    </w:p>
    <w:p w14:paraId="6FBDE572" w14:textId="77777777" w:rsidR="007C4915" w:rsidRPr="007C4915" w:rsidRDefault="007C4915" w:rsidP="007C4915">
      <w:pPr>
        <w:pBdr>
          <w:top w:val="single" w:sz="4" w:space="1"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r w:rsidRPr="007C4915">
        <w:rPr>
          <w:rFonts w:ascii="Courier New" w:hAnsi="Courier New" w:cs="Courier New"/>
          <w:bCs/>
          <w:sz w:val="20"/>
          <w:szCs w:val="20"/>
        </w:rPr>
        <w:t xml:space="preserve">            System.out.print(element + " ");</w:t>
      </w:r>
    </w:p>
    <w:p w14:paraId="63183F32" w14:textId="77777777" w:rsidR="007C4915" w:rsidRPr="007C4915" w:rsidRDefault="007C4915" w:rsidP="007C4915">
      <w:pPr>
        <w:pBdr>
          <w:top w:val="single" w:sz="4" w:space="1"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p>
    <w:p w14:paraId="343D59E0" w14:textId="77777777" w:rsidR="007C4915" w:rsidRPr="007C4915" w:rsidRDefault="007C4915" w:rsidP="007C4915">
      <w:pPr>
        <w:pBdr>
          <w:top w:val="single" w:sz="4" w:space="1"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r w:rsidRPr="007C4915">
        <w:rPr>
          <w:rFonts w:ascii="Courier New" w:hAnsi="Courier New" w:cs="Courier New"/>
          <w:bCs/>
          <w:sz w:val="20"/>
          <w:szCs w:val="20"/>
        </w:rPr>
        <w:t xml:space="preserve">        }</w:t>
      </w:r>
    </w:p>
    <w:p w14:paraId="30ADB1C1" w14:textId="77777777" w:rsidR="007C4915" w:rsidRPr="007C4915" w:rsidRDefault="007C4915" w:rsidP="007C4915">
      <w:pPr>
        <w:pBdr>
          <w:top w:val="single" w:sz="4" w:space="1"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r w:rsidRPr="007C4915">
        <w:rPr>
          <w:rFonts w:ascii="Courier New" w:hAnsi="Courier New" w:cs="Courier New"/>
          <w:bCs/>
          <w:sz w:val="20"/>
          <w:szCs w:val="20"/>
        </w:rPr>
        <w:t xml:space="preserve">        System.out.println();</w:t>
      </w:r>
    </w:p>
    <w:p w14:paraId="1289089E" w14:textId="77777777" w:rsidR="007C4915" w:rsidRPr="007C4915" w:rsidRDefault="007C4915" w:rsidP="007C4915">
      <w:pPr>
        <w:pBdr>
          <w:top w:val="single" w:sz="4" w:space="1"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r w:rsidRPr="007C4915">
        <w:rPr>
          <w:rFonts w:ascii="Courier New" w:hAnsi="Courier New" w:cs="Courier New"/>
          <w:bCs/>
          <w:sz w:val="20"/>
          <w:szCs w:val="20"/>
        </w:rPr>
        <w:t xml:space="preserve">        // now, display the list backwards</w:t>
      </w:r>
    </w:p>
    <w:p w14:paraId="2E1C3E29" w14:textId="77777777" w:rsidR="007C4915" w:rsidRPr="007C4915" w:rsidRDefault="007C4915" w:rsidP="007C4915">
      <w:pPr>
        <w:pBdr>
          <w:top w:val="single" w:sz="4" w:space="1"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r w:rsidRPr="007C4915">
        <w:rPr>
          <w:rFonts w:ascii="Courier New" w:hAnsi="Courier New" w:cs="Courier New"/>
          <w:bCs/>
          <w:sz w:val="20"/>
          <w:szCs w:val="20"/>
        </w:rPr>
        <w:lastRenderedPageBreak/>
        <w:t xml:space="preserve">        System.out.print("Modified list backwards: ");</w:t>
      </w:r>
    </w:p>
    <w:p w14:paraId="0C897D8B" w14:textId="77777777" w:rsidR="007C4915" w:rsidRPr="007C4915" w:rsidRDefault="007C4915" w:rsidP="007C4915">
      <w:pPr>
        <w:pBdr>
          <w:top w:val="single" w:sz="4" w:space="1"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r w:rsidRPr="007C4915">
        <w:rPr>
          <w:rFonts w:ascii="Courier New" w:hAnsi="Courier New" w:cs="Courier New"/>
          <w:bCs/>
          <w:sz w:val="20"/>
          <w:szCs w:val="20"/>
        </w:rPr>
        <w:t xml:space="preserve">        while (litr.hasPrevious()) {</w:t>
      </w:r>
    </w:p>
    <w:p w14:paraId="11A1FE63" w14:textId="77777777" w:rsidR="007C4915" w:rsidRPr="007C4915" w:rsidRDefault="007C4915" w:rsidP="007C4915">
      <w:pPr>
        <w:pBdr>
          <w:top w:val="single" w:sz="4" w:space="1"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p>
    <w:p w14:paraId="0EA8DAFC" w14:textId="77777777" w:rsidR="007C4915" w:rsidRPr="007C4915" w:rsidRDefault="007C4915" w:rsidP="007C4915">
      <w:pPr>
        <w:pBdr>
          <w:top w:val="single" w:sz="4" w:space="1"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r w:rsidRPr="007C4915">
        <w:rPr>
          <w:rFonts w:ascii="Courier New" w:hAnsi="Courier New" w:cs="Courier New"/>
          <w:bCs/>
          <w:sz w:val="20"/>
          <w:szCs w:val="20"/>
        </w:rPr>
        <w:t xml:space="preserve">            Object element = litr.previous();</w:t>
      </w:r>
    </w:p>
    <w:p w14:paraId="7EE59FCE" w14:textId="77777777" w:rsidR="007C4915" w:rsidRPr="007C4915" w:rsidRDefault="007C4915" w:rsidP="007C4915">
      <w:pPr>
        <w:pBdr>
          <w:top w:val="single" w:sz="4" w:space="1"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r w:rsidRPr="007C4915">
        <w:rPr>
          <w:rFonts w:ascii="Courier New" w:hAnsi="Courier New" w:cs="Courier New"/>
          <w:bCs/>
          <w:sz w:val="20"/>
          <w:szCs w:val="20"/>
        </w:rPr>
        <w:t xml:space="preserve">            System.out.print(element + " ");</w:t>
      </w:r>
    </w:p>
    <w:p w14:paraId="4A308CC2" w14:textId="77777777" w:rsidR="007C4915" w:rsidRPr="007C4915" w:rsidRDefault="007C4915" w:rsidP="007C4915">
      <w:pPr>
        <w:pBdr>
          <w:top w:val="single" w:sz="4" w:space="1"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p>
    <w:p w14:paraId="4394D01C" w14:textId="77777777" w:rsidR="007C4915" w:rsidRPr="007C4915" w:rsidRDefault="007C4915" w:rsidP="007C4915">
      <w:pPr>
        <w:pBdr>
          <w:top w:val="single" w:sz="4" w:space="1"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r w:rsidRPr="007C4915">
        <w:rPr>
          <w:rFonts w:ascii="Courier New" w:hAnsi="Courier New" w:cs="Courier New"/>
          <w:bCs/>
          <w:sz w:val="20"/>
          <w:szCs w:val="20"/>
        </w:rPr>
        <w:t xml:space="preserve">        }</w:t>
      </w:r>
    </w:p>
    <w:p w14:paraId="3F008FA6" w14:textId="77777777" w:rsidR="007C4915" w:rsidRPr="007C4915" w:rsidRDefault="007C4915" w:rsidP="007C4915">
      <w:pPr>
        <w:pBdr>
          <w:top w:val="single" w:sz="4" w:space="1"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r w:rsidRPr="007C4915">
        <w:rPr>
          <w:rFonts w:ascii="Courier New" w:hAnsi="Courier New" w:cs="Courier New"/>
          <w:bCs/>
          <w:sz w:val="20"/>
          <w:szCs w:val="20"/>
        </w:rPr>
        <w:t xml:space="preserve">        System.out.println();</w:t>
      </w:r>
    </w:p>
    <w:p w14:paraId="1393A61A" w14:textId="77777777" w:rsidR="007C4915" w:rsidRPr="007C4915" w:rsidRDefault="007C4915" w:rsidP="007C4915">
      <w:pPr>
        <w:pBdr>
          <w:top w:val="single" w:sz="4" w:space="1"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r w:rsidRPr="007C4915">
        <w:rPr>
          <w:rFonts w:ascii="Courier New" w:hAnsi="Courier New" w:cs="Courier New"/>
          <w:bCs/>
          <w:sz w:val="20"/>
          <w:szCs w:val="20"/>
        </w:rPr>
        <w:t xml:space="preserve">    }</w:t>
      </w:r>
    </w:p>
    <w:p w14:paraId="22580246" w14:textId="77777777" w:rsidR="005A75D4" w:rsidRPr="005A75D4" w:rsidRDefault="007C4915" w:rsidP="007C4915">
      <w:pPr>
        <w:pBdr>
          <w:top w:val="single" w:sz="4" w:space="1"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lang w:val="en-ID"/>
        </w:rPr>
      </w:pPr>
      <w:r w:rsidRPr="007C4915">
        <w:rPr>
          <w:rFonts w:ascii="Courier New" w:hAnsi="Courier New" w:cs="Courier New"/>
          <w:bCs/>
          <w:sz w:val="20"/>
          <w:szCs w:val="20"/>
        </w:rPr>
        <w:t>}</w:t>
      </w:r>
    </w:p>
    <w:p w14:paraId="255BEE34" w14:textId="77777777" w:rsidR="000C2707" w:rsidRPr="007C4915" w:rsidRDefault="000C7E40" w:rsidP="007C4915">
      <w:pPr>
        <w:pStyle w:val="ListParagraph"/>
        <w:numPr>
          <w:ilvl w:val="0"/>
          <w:numId w:val="15"/>
        </w:numPr>
        <w:ind w:left="1146"/>
        <w:rPr>
          <w:rFonts w:ascii="Times New Roman" w:hAnsi="Times New Roman" w:cs="Times New Roman"/>
          <w:noProof/>
          <w:sz w:val="24"/>
          <w:szCs w:val="24"/>
        </w:rPr>
      </w:pPr>
      <w:r w:rsidRPr="000C7E40">
        <w:rPr>
          <w:rFonts w:ascii="Times New Roman" w:hAnsi="Times New Roman" w:cs="Times New Roman"/>
          <w:noProof/>
          <w:sz w:val="24"/>
          <w:szCs w:val="24"/>
        </w:rPr>
        <w:t>Output program</w:t>
      </w:r>
    </w:p>
    <w:p w14:paraId="52CE1243" w14:textId="49F5213C" w:rsidR="000C2707" w:rsidRPr="000C2707" w:rsidRDefault="00C759AB" w:rsidP="00C759AB">
      <w:pPr>
        <w:pStyle w:val="ListParagraph"/>
        <w:ind w:left="1146" w:hanging="12"/>
        <w:rPr>
          <w:rFonts w:ascii="Times New Roman" w:hAnsi="Times New Roman" w:cs="Times New Roman"/>
          <w:noProof/>
          <w:sz w:val="24"/>
          <w:szCs w:val="24"/>
          <w:lang w:val="en-ID"/>
        </w:rPr>
        <w:pPrChange w:id="6" w:author="asus" w:date="2018-11-26T22:07:00Z">
          <w:pPr>
            <w:pStyle w:val="ListParagraph"/>
            <w:ind w:left="1146" w:firstLine="720"/>
          </w:pPr>
        </w:pPrChange>
      </w:pPr>
      <w:ins w:id="7" w:author="asus" w:date="2018-11-26T22:07:00Z">
        <w:r>
          <w:rPr>
            <w:noProof/>
            <w:lang w:val="en-US"/>
          </w:rPr>
          <w:drawing>
            <wp:inline distT="0" distB="0" distL="0" distR="0" wp14:anchorId="5C08E6D8" wp14:editId="5C8CC376">
              <wp:extent cx="4572000" cy="1514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572000" cy="1514475"/>
                      </a:xfrm>
                      <a:prstGeom prst="rect">
                        <a:avLst/>
                      </a:prstGeom>
                    </pic:spPr>
                  </pic:pic>
                </a:graphicData>
              </a:graphic>
            </wp:inline>
          </w:drawing>
        </w:r>
      </w:ins>
    </w:p>
    <w:p w14:paraId="469F7838" w14:textId="77777777" w:rsidR="00106C64" w:rsidRPr="00106C64" w:rsidRDefault="000C7E40" w:rsidP="00106C64">
      <w:pPr>
        <w:pStyle w:val="ListParagraph"/>
        <w:numPr>
          <w:ilvl w:val="0"/>
          <w:numId w:val="15"/>
        </w:numPr>
        <w:ind w:left="1146"/>
        <w:rPr>
          <w:rFonts w:ascii="Times New Roman" w:hAnsi="Times New Roman" w:cs="Times New Roman"/>
          <w:noProof/>
          <w:sz w:val="24"/>
          <w:szCs w:val="24"/>
        </w:rPr>
      </w:pPr>
      <w:r w:rsidRPr="00615F35">
        <w:rPr>
          <w:rFonts w:ascii="Times New Roman" w:hAnsi="Times New Roman" w:cs="Times New Roman"/>
          <w:noProof/>
          <w:sz w:val="24"/>
          <w:szCs w:val="24"/>
        </w:rPr>
        <w:t>Analisa</w:t>
      </w:r>
    </w:p>
    <w:p w14:paraId="6ED3DB0D" w14:textId="77777777" w:rsidR="00106C64" w:rsidRDefault="00106C64" w:rsidP="00106C64">
      <w:pPr>
        <w:pStyle w:val="ListParagraph"/>
        <w:ind w:left="1146"/>
        <w:jc w:val="both"/>
        <w:rPr>
          <w:rFonts w:ascii="Times New Roman" w:hAnsi="Times New Roman" w:cs="Times New Roman"/>
          <w:noProof/>
          <w:sz w:val="24"/>
          <w:szCs w:val="24"/>
          <w:lang w:val="en-ID"/>
        </w:rPr>
      </w:pPr>
    </w:p>
    <w:p w14:paraId="50877257" w14:textId="77777777" w:rsidR="007C4915" w:rsidRPr="00C52883" w:rsidRDefault="007C4915" w:rsidP="007C4915">
      <w:pPr>
        <w:pStyle w:val="ListParagraph"/>
        <w:numPr>
          <w:ilvl w:val="0"/>
          <w:numId w:val="9"/>
        </w:numPr>
        <w:rPr>
          <w:rFonts w:ascii="Times New Roman" w:hAnsi="Times New Roman" w:cs="Times New Roman"/>
          <w:bCs/>
          <w:sz w:val="24"/>
          <w:szCs w:val="24"/>
        </w:rPr>
      </w:pPr>
      <w:r w:rsidRPr="007C4915">
        <w:rPr>
          <w:rFonts w:ascii="Times New Roman" w:hAnsi="Times New Roman" w:cs="Times New Roman"/>
          <w:bCs/>
          <w:sz w:val="24"/>
          <w:szCs w:val="24"/>
          <w:lang w:val="sv-SE"/>
        </w:rPr>
        <w:t>Penggunaan Enumeration</w:t>
      </w:r>
    </w:p>
    <w:p w14:paraId="773A4DBE" w14:textId="77777777" w:rsidR="007C4915" w:rsidRPr="007C4915" w:rsidRDefault="007C4915" w:rsidP="007C4915">
      <w:pPr>
        <w:pStyle w:val="ListParagraph"/>
        <w:numPr>
          <w:ilvl w:val="0"/>
          <w:numId w:val="30"/>
        </w:numPr>
        <w:spacing w:after="0"/>
        <w:rPr>
          <w:rFonts w:ascii="Times New Roman" w:hAnsi="Times New Roman" w:cs="Times New Roman"/>
          <w:noProof/>
          <w:sz w:val="24"/>
          <w:szCs w:val="24"/>
        </w:rPr>
      </w:pPr>
      <w:r w:rsidRPr="007C4915">
        <w:rPr>
          <w:rFonts w:ascii="Times New Roman" w:hAnsi="Times New Roman" w:cs="Times New Roman"/>
          <w:noProof/>
          <w:sz w:val="24"/>
          <w:szCs w:val="24"/>
        </w:rPr>
        <w:t>Listing program</w:t>
      </w:r>
    </w:p>
    <w:p w14:paraId="12C55F92" w14:textId="77777777" w:rsidR="007C4915" w:rsidRPr="007C4915" w:rsidRDefault="007C4915" w:rsidP="00223E83">
      <w:pPr>
        <w:pBdr>
          <w:top w:val="single" w:sz="4" w:space="0"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r w:rsidRPr="007C4915">
        <w:rPr>
          <w:rFonts w:ascii="Courier New" w:hAnsi="Courier New" w:cs="Courier New"/>
          <w:bCs/>
          <w:sz w:val="20"/>
          <w:szCs w:val="20"/>
        </w:rPr>
        <w:t>import java.util.Vector;</w:t>
      </w:r>
    </w:p>
    <w:p w14:paraId="38F02CF2" w14:textId="77777777" w:rsidR="007C4915" w:rsidRPr="007C4915" w:rsidRDefault="007C4915" w:rsidP="00223E83">
      <w:pPr>
        <w:pBdr>
          <w:top w:val="single" w:sz="4" w:space="0"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r w:rsidRPr="007C4915">
        <w:rPr>
          <w:rFonts w:ascii="Courier New" w:hAnsi="Courier New" w:cs="Courier New"/>
          <w:bCs/>
          <w:sz w:val="20"/>
          <w:szCs w:val="20"/>
        </w:rPr>
        <w:t>import java.util.Enumeration;</w:t>
      </w:r>
    </w:p>
    <w:p w14:paraId="70F90FA3" w14:textId="77777777" w:rsidR="007C4915" w:rsidRPr="007C4915" w:rsidRDefault="007C4915" w:rsidP="00223E83">
      <w:pPr>
        <w:pBdr>
          <w:top w:val="single" w:sz="4" w:space="0"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p>
    <w:p w14:paraId="1DD9C43F" w14:textId="77777777" w:rsidR="007C4915" w:rsidRPr="007C4915" w:rsidRDefault="007C4915" w:rsidP="00223E83">
      <w:pPr>
        <w:pBdr>
          <w:top w:val="single" w:sz="4" w:space="0"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r w:rsidRPr="007C4915">
        <w:rPr>
          <w:rFonts w:ascii="Courier New" w:hAnsi="Courier New" w:cs="Courier New"/>
          <w:bCs/>
          <w:sz w:val="20"/>
          <w:szCs w:val="20"/>
        </w:rPr>
        <w:t>public class EnumerationTester {</w:t>
      </w:r>
    </w:p>
    <w:p w14:paraId="464A6B3F" w14:textId="77777777" w:rsidR="007C4915" w:rsidRPr="007C4915" w:rsidRDefault="007C4915" w:rsidP="00223E83">
      <w:pPr>
        <w:pBdr>
          <w:top w:val="single" w:sz="4" w:space="0"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p>
    <w:p w14:paraId="300118DE" w14:textId="77777777" w:rsidR="007C4915" w:rsidRPr="007C4915" w:rsidRDefault="007C4915" w:rsidP="00223E83">
      <w:pPr>
        <w:pBdr>
          <w:top w:val="single" w:sz="4" w:space="0"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r w:rsidRPr="007C4915">
        <w:rPr>
          <w:rFonts w:ascii="Courier New" w:hAnsi="Courier New" w:cs="Courier New"/>
          <w:bCs/>
          <w:sz w:val="20"/>
          <w:szCs w:val="20"/>
        </w:rPr>
        <w:t xml:space="preserve">    public static void main(String args[]) {</w:t>
      </w:r>
    </w:p>
    <w:p w14:paraId="3523D357" w14:textId="77777777" w:rsidR="007C4915" w:rsidRPr="007C4915" w:rsidRDefault="007C4915" w:rsidP="00223E83">
      <w:pPr>
        <w:pBdr>
          <w:top w:val="single" w:sz="4" w:space="0"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r w:rsidRPr="007C4915">
        <w:rPr>
          <w:rFonts w:ascii="Courier New" w:hAnsi="Courier New" w:cs="Courier New"/>
          <w:bCs/>
          <w:sz w:val="20"/>
          <w:szCs w:val="20"/>
        </w:rPr>
        <w:t xml:space="preserve">        Enumeration days;</w:t>
      </w:r>
    </w:p>
    <w:p w14:paraId="3A6F9084" w14:textId="77777777" w:rsidR="007C4915" w:rsidRPr="007C4915" w:rsidRDefault="007C4915" w:rsidP="00223E83">
      <w:pPr>
        <w:pBdr>
          <w:top w:val="single" w:sz="4" w:space="0"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r w:rsidRPr="007C4915">
        <w:rPr>
          <w:rFonts w:ascii="Courier New" w:hAnsi="Courier New" w:cs="Courier New"/>
          <w:bCs/>
          <w:sz w:val="20"/>
          <w:szCs w:val="20"/>
        </w:rPr>
        <w:t xml:space="preserve">        Vector dayNames = new Vector();</w:t>
      </w:r>
    </w:p>
    <w:p w14:paraId="6507DE9C" w14:textId="77777777" w:rsidR="007C4915" w:rsidRPr="007C4915" w:rsidRDefault="007C4915" w:rsidP="00223E83">
      <w:pPr>
        <w:pBdr>
          <w:top w:val="single" w:sz="4" w:space="0"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r w:rsidRPr="007C4915">
        <w:rPr>
          <w:rFonts w:ascii="Courier New" w:hAnsi="Courier New" w:cs="Courier New"/>
          <w:bCs/>
          <w:sz w:val="20"/>
          <w:szCs w:val="20"/>
        </w:rPr>
        <w:t xml:space="preserve">        dayNames.add("Sunday");</w:t>
      </w:r>
    </w:p>
    <w:p w14:paraId="79F3EB86" w14:textId="77777777" w:rsidR="007C4915" w:rsidRPr="007C4915" w:rsidRDefault="007C4915" w:rsidP="00223E83">
      <w:pPr>
        <w:pBdr>
          <w:top w:val="single" w:sz="4" w:space="0"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r w:rsidRPr="007C4915">
        <w:rPr>
          <w:rFonts w:ascii="Courier New" w:hAnsi="Courier New" w:cs="Courier New"/>
          <w:bCs/>
          <w:sz w:val="20"/>
          <w:szCs w:val="20"/>
        </w:rPr>
        <w:t xml:space="preserve">        dayNames.add("Monday");</w:t>
      </w:r>
    </w:p>
    <w:p w14:paraId="1D9F6041" w14:textId="77777777" w:rsidR="007C4915" w:rsidRPr="007C4915" w:rsidRDefault="007C4915" w:rsidP="00223E83">
      <w:pPr>
        <w:pBdr>
          <w:top w:val="single" w:sz="4" w:space="0"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r w:rsidRPr="007C4915">
        <w:rPr>
          <w:rFonts w:ascii="Courier New" w:hAnsi="Courier New" w:cs="Courier New"/>
          <w:bCs/>
          <w:sz w:val="20"/>
          <w:szCs w:val="20"/>
        </w:rPr>
        <w:t xml:space="preserve">        dayNames.add("Tuesday");</w:t>
      </w:r>
    </w:p>
    <w:p w14:paraId="063C58BC" w14:textId="77777777" w:rsidR="007C4915" w:rsidRPr="007C4915" w:rsidRDefault="007C4915" w:rsidP="00223E83">
      <w:pPr>
        <w:pBdr>
          <w:top w:val="single" w:sz="4" w:space="0"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r w:rsidRPr="007C4915">
        <w:rPr>
          <w:rFonts w:ascii="Courier New" w:hAnsi="Courier New" w:cs="Courier New"/>
          <w:bCs/>
          <w:sz w:val="20"/>
          <w:szCs w:val="20"/>
        </w:rPr>
        <w:t xml:space="preserve">        dayNames.add("Wednesday");</w:t>
      </w:r>
    </w:p>
    <w:p w14:paraId="5424E3D6" w14:textId="77777777" w:rsidR="007C4915" w:rsidRPr="007C4915" w:rsidRDefault="007C4915" w:rsidP="00223E83">
      <w:pPr>
        <w:pBdr>
          <w:top w:val="single" w:sz="4" w:space="0"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r w:rsidRPr="007C4915">
        <w:rPr>
          <w:rFonts w:ascii="Courier New" w:hAnsi="Courier New" w:cs="Courier New"/>
          <w:bCs/>
          <w:sz w:val="20"/>
          <w:szCs w:val="20"/>
        </w:rPr>
        <w:t xml:space="preserve">        dayNames.add("Thursday");</w:t>
      </w:r>
    </w:p>
    <w:p w14:paraId="264563C8" w14:textId="77777777" w:rsidR="007C4915" w:rsidRPr="007C4915" w:rsidRDefault="007C4915" w:rsidP="00223E83">
      <w:pPr>
        <w:pBdr>
          <w:top w:val="single" w:sz="4" w:space="0"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r w:rsidRPr="007C4915">
        <w:rPr>
          <w:rFonts w:ascii="Courier New" w:hAnsi="Courier New" w:cs="Courier New"/>
          <w:bCs/>
          <w:sz w:val="20"/>
          <w:szCs w:val="20"/>
        </w:rPr>
        <w:t xml:space="preserve">        dayNames.add("Friday");</w:t>
      </w:r>
    </w:p>
    <w:p w14:paraId="4F11BDBB" w14:textId="77777777" w:rsidR="007C4915" w:rsidRPr="007C4915" w:rsidRDefault="007C4915" w:rsidP="00223E83">
      <w:pPr>
        <w:pBdr>
          <w:top w:val="single" w:sz="4" w:space="0"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r w:rsidRPr="007C4915">
        <w:rPr>
          <w:rFonts w:ascii="Courier New" w:hAnsi="Courier New" w:cs="Courier New"/>
          <w:bCs/>
          <w:sz w:val="20"/>
          <w:szCs w:val="20"/>
        </w:rPr>
        <w:t xml:space="preserve">        dayNames.add("Saturday");</w:t>
      </w:r>
    </w:p>
    <w:p w14:paraId="76A8931C" w14:textId="77777777" w:rsidR="007C4915" w:rsidRPr="007C4915" w:rsidRDefault="007C4915" w:rsidP="00223E83">
      <w:pPr>
        <w:pBdr>
          <w:top w:val="single" w:sz="4" w:space="0"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r w:rsidRPr="007C4915">
        <w:rPr>
          <w:rFonts w:ascii="Courier New" w:hAnsi="Courier New" w:cs="Courier New"/>
          <w:bCs/>
          <w:sz w:val="20"/>
          <w:szCs w:val="20"/>
        </w:rPr>
        <w:t xml:space="preserve">        days = dayNames.elements();</w:t>
      </w:r>
    </w:p>
    <w:p w14:paraId="3C2093C1" w14:textId="77777777" w:rsidR="007C4915" w:rsidRPr="007C4915" w:rsidRDefault="007C4915" w:rsidP="00223E83">
      <w:pPr>
        <w:pBdr>
          <w:top w:val="single" w:sz="4" w:space="0"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p>
    <w:p w14:paraId="48D1333F" w14:textId="77777777" w:rsidR="007C4915" w:rsidRPr="007C4915" w:rsidRDefault="007C4915" w:rsidP="00223E83">
      <w:pPr>
        <w:pBdr>
          <w:top w:val="single" w:sz="4" w:space="0"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r w:rsidRPr="007C4915">
        <w:rPr>
          <w:rFonts w:ascii="Courier New" w:hAnsi="Courier New" w:cs="Courier New"/>
          <w:bCs/>
          <w:sz w:val="20"/>
          <w:szCs w:val="20"/>
        </w:rPr>
        <w:t xml:space="preserve">        while (days.hasMoreElements())</w:t>
      </w:r>
    </w:p>
    <w:p w14:paraId="1CA7D374" w14:textId="77777777" w:rsidR="007C4915" w:rsidRPr="007C4915" w:rsidRDefault="007C4915" w:rsidP="00223E83">
      <w:pPr>
        <w:pBdr>
          <w:top w:val="single" w:sz="4" w:space="0"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r w:rsidRPr="007C4915">
        <w:rPr>
          <w:rFonts w:ascii="Courier New" w:hAnsi="Courier New" w:cs="Courier New"/>
          <w:bCs/>
          <w:sz w:val="20"/>
          <w:szCs w:val="20"/>
        </w:rPr>
        <w:t xml:space="preserve">            System.out.println(days.nextElement());</w:t>
      </w:r>
    </w:p>
    <w:p w14:paraId="6D67BB44" w14:textId="77777777" w:rsidR="007C4915" w:rsidRPr="007C4915" w:rsidRDefault="007C4915" w:rsidP="00223E83">
      <w:pPr>
        <w:pBdr>
          <w:top w:val="single" w:sz="4" w:space="0"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r w:rsidRPr="007C4915">
        <w:rPr>
          <w:rFonts w:ascii="Courier New" w:hAnsi="Courier New" w:cs="Courier New"/>
          <w:bCs/>
          <w:sz w:val="20"/>
          <w:szCs w:val="20"/>
        </w:rPr>
        <w:t xml:space="preserve">    }</w:t>
      </w:r>
    </w:p>
    <w:p w14:paraId="3F880D66" w14:textId="77777777" w:rsidR="007C4915" w:rsidRPr="005A75D4" w:rsidRDefault="007C4915" w:rsidP="00223E83">
      <w:pPr>
        <w:pBdr>
          <w:top w:val="single" w:sz="4" w:space="0"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lang w:val="en-ID"/>
        </w:rPr>
      </w:pPr>
      <w:r w:rsidRPr="007C4915">
        <w:rPr>
          <w:rFonts w:ascii="Courier New" w:hAnsi="Courier New" w:cs="Courier New"/>
          <w:bCs/>
          <w:sz w:val="20"/>
          <w:szCs w:val="20"/>
        </w:rPr>
        <w:t>}</w:t>
      </w:r>
    </w:p>
    <w:p w14:paraId="6176D8E5" w14:textId="77777777" w:rsidR="007C4915" w:rsidRPr="007C4915" w:rsidRDefault="007C4915" w:rsidP="007C4915">
      <w:pPr>
        <w:pStyle w:val="ListParagraph"/>
        <w:numPr>
          <w:ilvl w:val="0"/>
          <w:numId w:val="30"/>
        </w:numPr>
        <w:rPr>
          <w:rFonts w:ascii="Times New Roman" w:hAnsi="Times New Roman" w:cs="Times New Roman"/>
          <w:noProof/>
          <w:sz w:val="24"/>
          <w:szCs w:val="24"/>
        </w:rPr>
      </w:pPr>
      <w:r w:rsidRPr="007C4915">
        <w:rPr>
          <w:rFonts w:ascii="Times New Roman" w:hAnsi="Times New Roman" w:cs="Times New Roman"/>
          <w:noProof/>
          <w:sz w:val="24"/>
          <w:szCs w:val="24"/>
        </w:rPr>
        <w:t>Output program</w:t>
      </w:r>
    </w:p>
    <w:p w14:paraId="276BB70A" w14:textId="1F335B4A" w:rsidR="007C4915" w:rsidRPr="000C2707" w:rsidRDefault="00C759AB" w:rsidP="00C759AB">
      <w:pPr>
        <w:pStyle w:val="ListParagraph"/>
        <w:ind w:left="1146" w:hanging="12"/>
        <w:rPr>
          <w:rFonts w:ascii="Times New Roman" w:hAnsi="Times New Roman" w:cs="Times New Roman"/>
          <w:noProof/>
          <w:sz w:val="24"/>
          <w:szCs w:val="24"/>
          <w:lang w:val="en-ID"/>
        </w:rPr>
        <w:pPrChange w:id="8" w:author="asus" w:date="2018-11-26T22:07:00Z">
          <w:pPr>
            <w:pStyle w:val="ListParagraph"/>
            <w:ind w:left="1146" w:firstLine="720"/>
          </w:pPr>
        </w:pPrChange>
      </w:pPr>
      <w:ins w:id="9" w:author="asus" w:date="2018-11-26T22:07:00Z">
        <w:r>
          <w:rPr>
            <w:noProof/>
            <w:lang w:val="en-US"/>
          </w:rPr>
          <w:lastRenderedPageBreak/>
          <w:drawing>
            <wp:inline distT="0" distB="0" distL="0" distR="0" wp14:anchorId="1041DC0F" wp14:editId="49A3EB70">
              <wp:extent cx="2762250" cy="15335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762250" cy="1533525"/>
                      </a:xfrm>
                      <a:prstGeom prst="rect">
                        <a:avLst/>
                      </a:prstGeom>
                    </pic:spPr>
                  </pic:pic>
                </a:graphicData>
              </a:graphic>
            </wp:inline>
          </w:drawing>
        </w:r>
      </w:ins>
    </w:p>
    <w:p w14:paraId="6A59B90C" w14:textId="77777777" w:rsidR="00021B7F" w:rsidRDefault="007C4915" w:rsidP="00021B7F">
      <w:pPr>
        <w:pStyle w:val="ListParagraph"/>
        <w:numPr>
          <w:ilvl w:val="0"/>
          <w:numId w:val="30"/>
        </w:numPr>
        <w:rPr>
          <w:rFonts w:ascii="Times New Roman" w:hAnsi="Times New Roman" w:cs="Times New Roman"/>
          <w:noProof/>
          <w:sz w:val="24"/>
          <w:szCs w:val="24"/>
          <w:lang w:val="en-ID"/>
        </w:rPr>
      </w:pPr>
      <w:r w:rsidRPr="00615F35">
        <w:rPr>
          <w:rFonts w:ascii="Times New Roman" w:hAnsi="Times New Roman" w:cs="Times New Roman"/>
          <w:noProof/>
          <w:sz w:val="24"/>
          <w:szCs w:val="24"/>
        </w:rPr>
        <w:t>Analisa</w:t>
      </w:r>
    </w:p>
    <w:p w14:paraId="0F1CE6F7" w14:textId="77777777" w:rsidR="00021B7F" w:rsidRDefault="00021B7F" w:rsidP="00021B7F">
      <w:pPr>
        <w:pStyle w:val="ListParagraph"/>
        <w:ind w:left="1080"/>
        <w:rPr>
          <w:rFonts w:ascii="Times New Roman" w:hAnsi="Times New Roman" w:cs="Times New Roman"/>
          <w:noProof/>
          <w:sz w:val="24"/>
          <w:szCs w:val="24"/>
          <w:lang w:val="en-ID"/>
        </w:rPr>
      </w:pPr>
    </w:p>
    <w:p w14:paraId="308C062C" w14:textId="77777777" w:rsidR="00021B7F" w:rsidRPr="00C52883" w:rsidRDefault="008D4728" w:rsidP="008D4728">
      <w:pPr>
        <w:pStyle w:val="ListParagraph"/>
        <w:numPr>
          <w:ilvl w:val="0"/>
          <w:numId w:val="9"/>
        </w:numPr>
        <w:rPr>
          <w:ins w:id="10" w:author="asus" w:date="2018-11-26T22:07:00Z"/>
          <w:rFonts w:ascii="Times New Roman" w:hAnsi="Times New Roman" w:cs="Times New Roman"/>
          <w:bCs/>
          <w:sz w:val="24"/>
          <w:szCs w:val="24"/>
        </w:rPr>
      </w:pPr>
      <w:ins w:id="11" w:author="asus" w:date="2018-11-26T22:07:00Z">
        <w:r w:rsidRPr="008D4728">
          <w:rPr>
            <w:rFonts w:ascii="Times New Roman" w:hAnsi="Times New Roman" w:cs="Times New Roman"/>
            <w:bCs/>
            <w:sz w:val="24"/>
            <w:szCs w:val="24"/>
            <w:lang w:val="sv-SE"/>
          </w:rPr>
          <w:t>Membuat Array List dari Enumerasi</w:t>
        </w:r>
      </w:ins>
    </w:p>
    <w:p w14:paraId="62D550E5" w14:textId="77777777" w:rsidR="00021B7F" w:rsidRPr="00C52883" w:rsidRDefault="00021B7F" w:rsidP="00021B7F">
      <w:pPr>
        <w:pStyle w:val="ListParagraph"/>
        <w:numPr>
          <w:ilvl w:val="0"/>
          <w:numId w:val="9"/>
        </w:numPr>
        <w:rPr>
          <w:del w:id="12" w:author="asus" w:date="2018-11-26T22:07:00Z"/>
          <w:rFonts w:ascii="Times New Roman" w:hAnsi="Times New Roman" w:cs="Times New Roman"/>
          <w:bCs/>
          <w:sz w:val="24"/>
          <w:szCs w:val="24"/>
        </w:rPr>
      </w:pPr>
      <w:del w:id="13" w:author="asus" w:date="2018-11-26T22:07:00Z">
        <w:r w:rsidRPr="007C4915">
          <w:rPr>
            <w:rFonts w:ascii="Times New Roman" w:hAnsi="Times New Roman" w:cs="Times New Roman"/>
            <w:bCs/>
            <w:sz w:val="24"/>
            <w:szCs w:val="24"/>
            <w:lang w:val="sv-SE"/>
          </w:rPr>
          <w:delText>Penggunaan Enumeration</w:delText>
        </w:r>
      </w:del>
    </w:p>
    <w:p w14:paraId="2C8D3FC1" w14:textId="77777777" w:rsidR="00021B7F" w:rsidRPr="00021B7F" w:rsidRDefault="00021B7F" w:rsidP="00021B7F">
      <w:pPr>
        <w:pStyle w:val="ListParagraph"/>
        <w:numPr>
          <w:ilvl w:val="0"/>
          <w:numId w:val="31"/>
        </w:numPr>
        <w:spacing w:after="0"/>
        <w:rPr>
          <w:rFonts w:ascii="Times New Roman" w:hAnsi="Times New Roman" w:cs="Times New Roman"/>
          <w:noProof/>
          <w:sz w:val="24"/>
          <w:szCs w:val="24"/>
        </w:rPr>
      </w:pPr>
      <w:r w:rsidRPr="00021B7F">
        <w:rPr>
          <w:rFonts w:ascii="Times New Roman" w:hAnsi="Times New Roman" w:cs="Times New Roman"/>
          <w:noProof/>
          <w:sz w:val="24"/>
          <w:szCs w:val="24"/>
        </w:rPr>
        <w:t>Listing program</w:t>
      </w:r>
    </w:p>
    <w:p w14:paraId="41D38B6E" w14:textId="06D5A1B3" w:rsidR="00021B7F" w:rsidRPr="007C4915" w:rsidRDefault="00021B7F" w:rsidP="00021B7F">
      <w:pPr>
        <w:pBdr>
          <w:top w:val="single" w:sz="4" w:space="0"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r w:rsidRPr="007C4915">
        <w:rPr>
          <w:rFonts w:ascii="Courier New" w:hAnsi="Courier New" w:cs="Courier New"/>
          <w:bCs/>
          <w:sz w:val="20"/>
          <w:szCs w:val="20"/>
        </w:rPr>
        <w:t>import java.util</w:t>
      </w:r>
      <w:ins w:id="14" w:author="asus" w:date="2018-11-26T22:07:00Z">
        <w:r w:rsidR="008D4728" w:rsidRPr="008D4728">
          <w:rPr>
            <w:rFonts w:ascii="Courier New" w:hAnsi="Courier New" w:cs="Courier New"/>
            <w:bCs/>
            <w:sz w:val="20"/>
            <w:szCs w:val="20"/>
          </w:rPr>
          <w:t>.*;</w:t>
        </w:r>
      </w:ins>
      <w:del w:id="15" w:author="asus" w:date="2018-11-26T22:07:00Z">
        <w:r w:rsidRPr="007C4915">
          <w:rPr>
            <w:rFonts w:ascii="Courier New" w:hAnsi="Courier New" w:cs="Courier New"/>
            <w:bCs/>
            <w:sz w:val="20"/>
            <w:szCs w:val="20"/>
          </w:rPr>
          <w:delText>.Vector;</w:delText>
        </w:r>
      </w:del>
    </w:p>
    <w:p w14:paraId="6B98DD44" w14:textId="77777777" w:rsidR="00021B7F" w:rsidRPr="007C4915" w:rsidRDefault="00021B7F" w:rsidP="00021B7F">
      <w:pPr>
        <w:pBdr>
          <w:top w:val="single" w:sz="4" w:space="0"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r w:rsidRPr="007C4915">
        <w:rPr>
          <w:rFonts w:ascii="Courier New" w:hAnsi="Courier New" w:cs="Courier New"/>
          <w:bCs/>
          <w:sz w:val="20"/>
          <w:szCs w:val="20"/>
        </w:rPr>
        <w:t>import java.util.Enumeration;</w:t>
      </w:r>
    </w:p>
    <w:p w14:paraId="626D5F87" w14:textId="77777777" w:rsidR="00021B7F" w:rsidRPr="007C4915" w:rsidRDefault="00021B7F" w:rsidP="00021B7F">
      <w:pPr>
        <w:pBdr>
          <w:top w:val="single" w:sz="4" w:space="0"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p>
    <w:p w14:paraId="18F6B88E" w14:textId="4CA91017" w:rsidR="00021B7F" w:rsidRPr="007C4915" w:rsidRDefault="00021B7F" w:rsidP="00021B7F">
      <w:pPr>
        <w:pBdr>
          <w:top w:val="single" w:sz="4" w:space="0"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r w:rsidRPr="007C4915">
        <w:rPr>
          <w:rFonts w:ascii="Courier New" w:hAnsi="Courier New" w:cs="Courier New"/>
          <w:bCs/>
          <w:sz w:val="20"/>
          <w:szCs w:val="20"/>
        </w:rPr>
        <w:t xml:space="preserve">public class </w:t>
      </w:r>
      <w:ins w:id="16" w:author="asus" w:date="2018-11-26T22:07:00Z">
        <w:r w:rsidR="008D4728" w:rsidRPr="008D4728">
          <w:rPr>
            <w:rFonts w:ascii="Courier New" w:hAnsi="Courier New" w:cs="Courier New"/>
            <w:bCs/>
            <w:sz w:val="20"/>
            <w:szCs w:val="20"/>
          </w:rPr>
          <w:t>CreateArrayListFromEnumerationExample</w:t>
        </w:r>
      </w:ins>
      <w:del w:id="17" w:author="asus" w:date="2018-11-26T22:07:00Z">
        <w:r w:rsidRPr="007C4915">
          <w:rPr>
            <w:rFonts w:ascii="Courier New" w:hAnsi="Courier New" w:cs="Courier New"/>
            <w:bCs/>
            <w:sz w:val="20"/>
            <w:szCs w:val="20"/>
          </w:rPr>
          <w:delText>EnumerationTester</w:delText>
        </w:r>
      </w:del>
      <w:r w:rsidRPr="007C4915">
        <w:rPr>
          <w:rFonts w:ascii="Courier New" w:hAnsi="Courier New" w:cs="Courier New"/>
          <w:bCs/>
          <w:sz w:val="20"/>
          <w:szCs w:val="20"/>
        </w:rPr>
        <w:t xml:space="preserve"> {</w:t>
      </w:r>
    </w:p>
    <w:p w14:paraId="4C12D263" w14:textId="77777777" w:rsidR="00021B7F" w:rsidRPr="007C4915" w:rsidRDefault="00021B7F" w:rsidP="00021B7F">
      <w:pPr>
        <w:pBdr>
          <w:top w:val="single" w:sz="4" w:space="0" w:color="auto"/>
          <w:left w:val="single" w:sz="4" w:space="4" w:color="auto"/>
          <w:bottom w:val="single" w:sz="4" w:space="1" w:color="auto"/>
          <w:right w:val="single" w:sz="4" w:space="4" w:color="auto"/>
        </w:pBdr>
        <w:spacing w:after="0" w:line="240" w:lineRule="auto"/>
        <w:ind w:left="1146"/>
        <w:rPr>
          <w:del w:id="18" w:author="asus" w:date="2018-11-26T22:07:00Z"/>
          <w:rFonts w:ascii="Courier New" w:hAnsi="Courier New" w:cs="Courier New"/>
          <w:bCs/>
          <w:sz w:val="20"/>
          <w:szCs w:val="20"/>
        </w:rPr>
      </w:pPr>
    </w:p>
    <w:p w14:paraId="091DFFA7" w14:textId="4E9307CA" w:rsidR="00021B7F" w:rsidRPr="007C4915" w:rsidRDefault="00021B7F" w:rsidP="00021B7F">
      <w:pPr>
        <w:pBdr>
          <w:top w:val="single" w:sz="4" w:space="0"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r w:rsidRPr="007C4915">
        <w:rPr>
          <w:rFonts w:ascii="Courier New" w:hAnsi="Courier New" w:cs="Courier New"/>
          <w:bCs/>
          <w:sz w:val="20"/>
          <w:szCs w:val="20"/>
        </w:rPr>
        <w:t xml:space="preserve">    public static void main(String</w:t>
      </w:r>
      <w:ins w:id="19" w:author="asus" w:date="2018-11-26T22:07:00Z">
        <w:r w:rsidR="008D4728" w:rsidRPr="008D4728">
          <w:rPr>
            <w:rFonts w:ascii="Courier New" w:hAnsi="Courier New" w:cs="Courier New"/>
            <w:bCs/>
            <w:sz w:val="20"/>
            <w:szCs w:val="20"/>
          </w:rPr>
          <w:t>[]</w:t>
        </w:r>
      </w:ins>
      <w:r w:rsidRPr="007C4915">
        <w:rPr>
          <w:rFonts w:ascii="Courier New" w:hAnsi="Courier New" w:cs="Courier New"/>
          <w:bCs/>
          <w:sz w:val="20"/>
          <w:szCs w:val="20"/>
        </w:rPr>
        <w:t xml:space="preserve"> args</w:t>
      </w:r>
      <w:ins w:id="20" w:author="asus" w:date="2018-11-26T22:07:00Z">
        <w:r w:rsidR="008D4728" w:rsidRPr="008D4728">
          <w:rPr>
            <w:rFonts w:ascii="Courier New" w:hAnsi="Courier New" w:cs="Courier New"/>
            <w:bCs/>
            <w:sz w:val="20"/>
            <w:szCs w:val="20"/>
          </w:rPr>
          <w:t>)</w:t>
        </w:r>
      </w:ins>
      <w:del w:id="21" w:author="asus" w:date="2018-11-26T22:07:00Z">
        <w:r w:rsidRPr="007C4915">
          <w:rPr>
            <w:rFonts w:ascii="Courier New" w:hAnsi="Courier New" w:cs="Courier New"/>
            <w:bCs/>
            <w:sz w:val="20"/>
            <w:szCs w:val="20"/>
          </w:rPr>
          <w:delText>[])</w:delText>
        </w:r>
      </w:del>
      <w:r w:rsidRPr="007C4915">
        <w:rPr>
          <w:rFonts w:ascii="Courier New" w:hAnsi="Courier New" w:cs="Courier New"/>
          <w:bCs/>
          <w:sz w:val="20"/>
          <w:szCs w:val="20"/>
        </w:rPr>
        <w:t xml:space="preserve"> {</w:t>
      </w:r>
    </w:p>
    <w:p w14:paraId="799EB72E" w14:textId="77777777" w:rsidR="008D4728" w:rsidRPr="008D4728" w:rsidRDefault="008D4728" w:rsidP="008D4728">
      <w:pPr>
        <w:pBdr>
          <w:top w:val="single" w:sz="4" w:space="0" w:color="auto"/>
          <w:left w:val="single" w:sz="4" w:space="4" w:color="auto"/>
          <w:bottom w:val="single" w:sz="4" w:space="1" w:color="auto"/>
          <w:right w:val="single" w:sz="4" w:space="4" w:color="auto"/>
        </w:pBdr>
        <w:spacing w:after="0" w:line="240" w:lineRule="auto"/>
        <w:ind w:left="1146"/>
        <w:rPr>
          <w:ins w:id="22" w:author="asus" w:date="2018-11-26T22:07:00Z"/>
          <w:rFonts w:ascii="Courier New" w:hAnsi="Courier New" w:cs="Courier New"/>
          <w:bCs/>
          <w:sz w:val="20"/>
          <w:szCs w:val="20"/>
        </w:rPr>
      </w:pPr>
    </w:p>
    <w:p w14:paraId="5EE55B6B" w14:textId="58E66801" w:rsidR="00021B7F" w:rsidRPr="007C4915" w:rsidRDefault="008D4728" w:rsidP="00021B7F">
      <w:pPr>
        <w:pBdr>
          <w:top w:val="single" w:sz="4" w:space="0" w:color="auto"/>
          <w:left w:val="single" w:sz="4" w:space="4" w:color="auto"/>
          <w:bottom w:val="single" w:sz="4" w:space="1" w:color="auto"/>
          <w:right w:val="single" w:sz="4" w:space="4" w:color="auto"/>
        </w:pBdr>
        <w:spacing w:after="0" w:line="240" w:lineRule="auto"/>
        <w:ind w:left="1146"/>
        <w:rPr>
          <w:del w:id="23" w:author="asus" w:date="2018-11-26T22:07:00Z"/>
          <w:rFonts w:ascii="Courier New" w:hAnsi="Courier New" w:cs="Courier New"/>
          <w:bCs/>
          <w:sz w:val="20"/>
          <w:szCs w:val="20"/>
        </w:rPr>
      </w:pPr>
      <w:ins w:id="24" w:author="asus" w:date="2018-11-26T22:07:00Z">
        <w:r w:rsidRPr="008D4728">
          <w:rPr>
            <w:rFonts w:ascii="Courier New" w:hAnsi="Courier New" w:cs="Courier New"/>
            <w:bCs/>
            <w:sz w:val="20"/>
            <w:szCs w:val="20"/>
          </w:rPr>
          <w:t xml:space="preserve">        // create a</w:t>
        </w:r>
      </w:ins>
      <w:del w:id="25" w:author="asus" w:date="2018-11-26T22:07:00Z">
        <w:r w:rsidR="00021B7F" w:rsidRPr="007C4915">
          <w:rPr>
            <w:rFonts w:ascii="Courier New" w:hAnsi="Courier New" w:cs="Courier New"/>
            <w:bCs/>
            <w:sz w:val="20"/>
            <w:szCs w:val="20"/>
          </w:rPr>
          <w:delText xml:space="preserve">        Enumeration days;</w:delText>
        </w:r>
      </w:del>
    </w:p>
    <w:p w14:paraId="1A30D7CA" w14:textId="77777777" w:rsidR="008D4728" w:rsidRPr="008D4728" w:rsidRDefault="00021B7F" w:rsidP="008D4728">
      <w:pPr>
        <w:pBdr>
          <w:top w:val="single" w:sz="4" w:space="0" w:color="auto"/>
          <w:left w:val="single" w:sz="4" w:space="4" w:color="auto"/>
          <w:bottom w:val="single" w:sz="4" w:space="1" w:color="auto"/>
          <w:right w:val="single" w:sz="4" w:space="4" w:color="auto"/>
        </w:pBdr>
        <w:spacing w:after="0" w:line="240" w:lineRule="auto"/>
        <w:ind w:left="1146"/>
        <w:rPr>
          <w:ins w:id="26" w:author="asus" w:date="2018-11-26T22:07:00Z"/>
          <w:rFonts w:ascii="Courier New" w:hAnsi="Courier New" w:cs="Courier New"/>
          <w:bCs/>
          <w:sz w:val="20"/>
          <w:szCs w:val="20"/>
        </w:rPr>
      </w:pPr>
      <w:del w:id="27" w:author="asus" w:date="2018-11-26T22:07:00Z">
        <w:r w:rsidRPr="007C4915">
          <w:rPr>
            <w:rFonts w:ascii="Courier New" w:hAnsi="Courier New" w:cs="Courier New"/>
            <w:bCs/>
            <w:sz w:val="20"/>
            <w:szCs w:val="20"/>
          </w:rPr>
          <w:delText xml:space="preserve">       </w:delText>
        </w:r>
      </w:del>
      <w:r w:rsidRPr="007C4915">
        <w:rPr>
          <w:rFonts w:ascii="Courier New" w:hAnsi="Courier New" w:cs="Courier New"/>
          <w:bCs/>
          <w:sz w:val="20"/>
          <w:szCs w:val="20"/>
        </w:rPr>
        <w:t xml:space="preserve"> Vector </w:t>
      </w:r>
      <w:ins w:id="28" w:author="asus" w:date="2018-11-26T22:07:00Z">
        <w:r w:rsidR="008D4728" w:rsidRPr="008D4728">
          <w:rPr>
            <w:rFonts w:ascii="Courier New" w:hAnsi="Courier New" w:cs="Courier New"/>
            <w:bCs/>
            <w:sz w:val="20"/>
            <w:szCs w:val="20"/>
          </w:rPr>
          <w:t>object</w:t>
        </w:r>
      </w:ins>
    </w:p>
    <w:p w14:paraId="1FF10917" w14:textId="5ED329A9" w:rsidR="00021B7F" w:rsidRPr="007C4915" w:rsidRDefault="008D4728" w:rsidP="00021B7F">
      <w:pPr>
        <w:pBdr>
          <w:top w:val="single" w:sz="4" w:space="0"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ins w:id="29" w:author="asus" w:date="2018-11-26T22:07:00Z">
        <w:r w:rsidRPr="008D4728">
          <w:rPr>
            <w:rFonts w:ascii="Courier New" w:hAnsi="Courier New" w:cs="Courier New"/>
            <w:bCs/>
            <w:sz w:val="20"/>
            <w:szCs w:val="20"/>
          </w:rPr>
          <w:t xml:space="preserve">        Vector v</w:t>
        </w:r>
      </w:ins>
      <w:del w:id="30" w:author="asus" w:date="2018-11-26T22:07:00Z">
        <w:r w:rsidR="00021B7F" w:rsidRPr="007C4915">
          <w:rPr>
            <w:rFonts w:ascii="Courier New" w:hAnsi="Courier New" w:cs="Courier New"/>
            <w:bCs/>
            <w:sz w:val="20"/>
            <w:szCs w:val="20"/>
          </w:rPr>
          <w:delText>dayNames</w:delText>
        </w:r>
      </w:del>
      <w:r w:rsidR="00021B7F" w:rsidRPr="007C4915">
        <w:rPr>
          <w:rFonts w:ascii="Courier New" w:hAnsi="Courier New" w:cs="Courier New"/>
          <w:bCs/>
          <w:sz w:val="20"/>
          <w:szCs w:val="20"/>
        </w:rPr>
        <w:t xml:space="preserve"> = new Vector();</w:t>
      </w:r>
    </w:p>
    <w:p w14:paraId="65F22AF5" w14:textId="77777777" w:rsidR="008D4728" w:rsidRPr="008D4728" w:rsidRDefault="008D4728" w:rsidP="008D4728">
      <w:pPr>
        <w:pBdr>
          <w:top w:val="single" w:sz="4" w:space="0" w:color="auto"/>
          <w:left w:val="single" w:sz="4" w:space="4" w:color="auto"/>
          <w:bottom w:val="single" w:sz="4" w:space="1" w:color="auto"/>
          <w:right w:val="single" w:sz="4" w:space="4" w:color="auto"/>
        </w:pBdr>
        <w:spacing w:after="0" w:line="240" w:lineRule="auto"/>
        <w:ind w:left="1146"/>
        <w:rPr>
          <w:ins w:id="31" w:author="asus" w:date="2018-11-26T22:07:00Z"/>
          <w:rFonts w:ascii="Courier New" w:hAnsi="Courier New" w:cs="Courier New"/>
          <w:bCs/>
          <w:sz w:val="20"/>
          <w:szCs w:val="20"/>
        </w:rPr>
      </w:pPr>
    </w:p>
    <w:p w14:paraId="1666EECB" w14:textId="77777777" w:rsidR="008D4728" w:rsidRPr="008D4728" w:rsidRDefault="008D4728" w:rsidP="008D4728">
      <w:pPr>
        <w:pBdr>
          <w:top w:val="single" w:sz="4" w:space="0" w:color="auto"/>
          <w:left w:val="single" w:sz="4" w:space="4" w:color="auto"/>
          <w:bottom w:val="single" w:sz="4" w:space="1" w:color="auto"/>
          <w:right w:val="single" w:sz="4" w:space="4" w:color="auto"/>
        </w:pBdr>
        <w:spacing w:after="0" w:line="240" w:lineRule="auto"/>
        <w:ind w:left="1146"/>
        <w:rPr>
          <w:ins w:id="32" w:author="asus" w:date="2018-11-26T22:07:00Z"/>
          <w:rFonts w:ascii="Courier New" w:hAnsi="Courier New" w:cs="Courier New"/>
          <w:bCs/>
          <w:sz w:val="20"/>
          <w:szCs w:val="20"/>
        </w:rPr>
      </w:pPr>
      <w:ins w:id="33" w:author="asus" w:date="2018-11-26T22:07:00Z">
        <w:r w:rsidRPr="008D4728">
          <w:rPr>
            <w:rFonts w:ascii="Courier New" w:hAnsi="Courier New" w:cs="Courier New"/>
            <w:bCs/>
            <w:sz w:val="20"/>
            <w:szCs w:val="20"/>
          </w:rPr>
          <w:t xml:space="preserve">        // Add elements to Vector</w:t>
        </w:r>
      </w:ins>
    </w:p>
    <w:p w14:paraId="7CF67C70" w14:textId="09F9D9B0" w:rsidR="00021B7F" w:rsidRPr="007C4915" w:rsidRDefault="008D4728" w:rsidP="00021B7F">
      <w:pPr>
        <w:pBdr>
          <w:top w:val="single" w:sz="4" w:space="0"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ins w:id="34" w:author="asus" w:date="2018-11-26T22:07:00Z">
        <w:r w:rsidRPr="008D4728">
          <w:rPr>
            <w:rFonts w:ascii="Courier New" w:hAnsi="Courier New" w:cs="Courier New"/>
            <w:bCs/>
            <w:sz w:val="20"/>
            <w:szCs w:val="20"/>
          </w:rPr>
          <w:t xml:space="preserve">        v</w:t>
        </w:r>
      </w:ins>
      <w:del w:id="35" w:author="asus" w:date="2018-11-26T22:07:00Z">
        <w:r w:rsidR="00021B7F" w:rsidRPr="007C4915">
          <w:rPr>
            <w:rFonts w:ascii="Courier New" w:hAnsi="Courier New" w:cs="Courier New"/>
            <w:bCs/>
            <w:sz w:val="20"/>
            <w:szCs w:val="20"/>
          </w:rPr>
          <w:delText xml:space="preserve">        dayNames</w:delText>
        </w:r>
      </w:del>
      <w:r w:rsidR="00021B7F" w:rsidRPr="007C4915">
        <w:rPr>
          <w:rFonts w:ascii="Courier New" w:hAnsi="Courier New" w:cs="Courier New"/>
          <w:bCs/>
          <w:sz w:val="20"/>
          <w:szCs w:val="20"/>
        </w:rPr>
        <w:t>.add("</w:t>
      </w:r>
      <w:ins w:id="36" w:author="asus" w:date="2018-11-26T22:07:00Z">
        <w:r w:rsidRPr="008D4728">
          <w:rPr>
            <w:rFonts w:ascii="Courier New" w:hAnsi="Courier New" w:cs="Courier New"/>
            <w:bCs/>
            <w:sz w:val="20"/>
            <w:szCs w:val="20"/>
          </w:rPr>
          <w:t>A</w:t>
        </w:r>
      </w:ins>
      <w:del w:id="37" w:author="asus" w:date="2018-11-26T22:07:00Z">
        <w:r w:rsidR="00021B7F" w:rsidRPr="007C4915">
          <w:rPr>
            <w:rFonts w:ascii="Courier New" w:hAnsi="Courier New" w:cs="Courier New"/>
            <w:bCs/>
            <w:sz w:val="20"/>
            <w:szCs w:val="20"/>
          </w:rPr>
          <w:delText>Sunday</w:delText>
        </w:r>
      </w:del>
      <w:r w:rsidR="00021B7F" w:rsidRPr="007C4915">
        <w:rPr>
          <w:rFonts w:ascii="Courier New" w:hAnsi="Courier New" w:cs="Courier New"/>
          <w:bCs/>
          <w:sz w:val="20"/>
          <w:szCs w:val="20"/>
        </w:rPr>
        <w:t>");</w:t>
      </w:r>
    </w:p>
    <w:p w14:paraId="1710C0A9" w14:textId="787525AD" w:rsidR="00021B7F" w:rsidRPr="007C4915" w:rsidRDefault="00021B7F" w:rsidP="00021B7F">
      <w:pPr>
        <w:pBdr>
          <w:top w:val="single" w:sz="4" w:space="0"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r w:rsidRPr="007C4915">
        <w:rPr>
          <w:rFonts w:ascii="Courier New" w:hAnsi="Courier New" w:cs="Courier New"/>
          <w:bCs/>
          <w:sz w:val="20"/>
          <w:szCs w:val="20"/>
        </w:rPr>
        <w:t xml:space="preserve">        </w:t>
      </w:r>
      <w:ins w:id="38" w:author="asus" w:date="2018-11-26T22:07:00Z">
        <w:r w:rsidR="008D4728" w:rsidRPr="008D4728">
          <w:rPr>
            <w:rFonts w:ascii="Courier New" w:hAnsi="Courier New" w:cs="Courier New"/>
            <w:bCs/>
            <w:sz w:val="20"/>
            <w:szCs w:val="20"/>
          </w:rPr>
          <w:t>v</w:t>
        </w:r>
      </w:ins>
      <w:del w:id="39" w:author="asus" w:date="2018-11-26T22:07:00Z">
        <w:r w:rsidRPr="007C4915">
          <w:rPr>
            <w:rFonts w:ascii="Courier New" w:hAnsi="Courier New" w:cs="Courier New"/>
            <w:bCs/>
            <w:sz w:val="20"/>
            <w:szCs w:val="20"/>
          </w:rPr>
          <w:delText>dayNames</w:delText>
        </w:r>
      </w:del>
      <w:r w:rsidRPr="007C4915">
        <w:rPr>
          <w:rFonts w:ascii="Courier New" w:hAnsi="Courier New" w:cs="Courier New"/>
          <w:bCs/>
          <w:sz w:val="20"/>
          <w:szCs w:val="20"/>
        </w:rPr>
        <w:t>.add("</w:t>
      </w:r>
      <w:ins w:id="40" w:author="asus" w:date="2018-11-26T22:07:00Z">
        <w:r w:rsidR="008D4728" w:rsidRPr="008D4728">
          <w:rPr>
            <w:rFonts w:ascii="Courier New" w:hAnsi="Courier New" w:cs="Courier New"/>
            <w:bCs/>
            <w:sz w:val="20"/>
            <w:szCs w:val="20"/>
          </w:rPr>
          <w:t>B</w:t>
        </w:r>
      </w:ins>
      <w:del w:id="41" w:author="asus" w:date="2018-11-26T22:07:00Z">
        <w:r w:rsidRPr="007C4915">
          <w:rPr>
            <w:rFonts w:ascii="Courier New" w:hAnsi="Courier New" w:cs="Courier New"/>
            <w:bCs/>
            <w:sz w:val="20"/>
            <w:szCs w:val="20"/>
          </w:rPr>
          <w:delText>Monday</w:delText>
        </w:r>
      </w:del>
      <w:r w:rsidRPr="007C4915">
        <w:rPr>
          <w:rFonts w:ascii="Courier New" w:hAnsi="Courier New" w:cs="Courier New"/>
          <w:bCs/>
          <w:sz w:val="20"/>
          <w:szCs w:val="20"/>
        </w:rPr>
        <w:t>");</w:t>
      </w:r>
    </w:p>
    <w:p w14:paraId="78BBE37D" w14:textId="66A11906" w:rsidR="00021B7F" w:rsidRPr="007C4915" w:rsidRDefault="00021B7F" w:rsidP="00021B7F">
      <w:pPr>
        <w:pBdr>
          <w:top w:val="single" w:sz="4" w:space="0"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r w:rsidRPr="007C4915">
        <w:rPr>
          <w:rFonts w:ascii="Courier New" w:hAnsi="Courier New" w:cs="Courier New"/>
          <w:bCs/>
          <w:sz w:val="20"/>
          <w:szCs w:val="20"/>
        </w:rPr>
        <w:t xml:space="preserve">        </w:t>
      </w:r>
      <w:ins w:id="42" w:author="asus" w:date="2018-11-26T22:07:00Z">
        <w:r w:rsidR="008D4728" w:rsidRPr="008D4728">
          <w:rPr>
            <w:rFonts w:ascii="Courier New" w:hAnsi="Courier New" w:cs="Courier New"/>
            <w:bCs/>
            <w:sz w:val="20"/>
            <w:szCs w:val="20"/>
          </w:rPr>
          <w:t>v</w:t>
        </w:r>
      </w:ins>
      <w:del w:id="43" w:author="asus" w:date="2018-11-26T22:07:00Z">
        <w:r w:rsidRPr="007C4915">
          <w:rPr>
            <w:rFonts w:ascii="Courier New" w:hAnsi="Courier New" w:cs="Courier New"/>
            <w:bCs/>
            <w:sz w:val="20"/>
            <w:szCs w:val="20"/>
          </w:rPr>
          <w:delText>dayNames</w:delText>
        </w:r>
      </w:del>
      <w:r w:rsidRPr="007C4915">
        <w:rPr>
          <w:rFonts w:ascii="Courier New" w:hAnsi="Courier New" w:cs="Courier New"/>
          <w:bCs/>
          <w:sz w:val="20"/>
          <w:szCs w:val="20"/>
        </w:rPr>
        <w:t>.add("</w:t>
      </w:r>
      <w:ins w:id="44" w:author="asus" w:date="2018-11-26T22:07:00Z">
        <w:r w:rsidR="008D4728" w:rsidRPr="008D4728">
          <w:rPr>
            <w:rFonts w:ascii="Courier New" w:hAnsi="Courier New" w:cs="Courier New"/>
            <w:bCs/>
            <w:sz w:val="20"/>
            <w:szCs w:val="20"/>
          </w:rPr>
          <w:t>D</w:t>
        </w:r>
      </w:ins>
      <w:del w:id="45" w:author="asus" w:date="2018-11-26T22:07:00Z">
        <w:r w:rsidRPr="007C4915">
          <w:rPr>
            <w:rFonts w:ascii="Courier New" w:hAnsi="Courier New" w:cs="Courier New"/>
            <w:bCs/>
            <w:sz w:val="20"/>
            <w:szCs w:val="20"/>
          </w:rPr>
          <w:delText>Tuesday</w:delText>
        </w:r>
      </w:del>
      <w:r w:rsidRPr="007C4915">
        <w:rPr>
          <w:rFonts w:ascii="Courier New" w:hAnsi="Courier New" w:cs="Courier New"/>
          <w:bCs/>
          <w:sz w:val="20"/>
          <w:szCs w:val="20"/>
        </w:rPr>
        <w:t>");</w:t>
      </w:r>
    </w:p>
    <w:p w14:paraId="5B133948" w14:textId="2954DAC0" w:rsidR="00021B7F" w:rsidRPr="007C4915" w:rsidRDefault="00021B7F" w:rsidP="00021B7F">
      <w:pPr>
        <w:pBdr>
          <w:top w:val="single" w:sz="4" w:space="0"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r w:rsidRPr="007C4915">
        <w:rPr>
          <w:rFonts w:ascii="Courier New" w:hAnsi="Courier New" w:cs="Courier New"/>
          <w:bCs/>
          <w:sz w:val="20"/>
          <w:szCs w:val="20"/>
        </w:rPr>
        <w:t xml:space="preserve">        </w:t>
      </w:r>
      <w:ins w:id="46" w:author="asus" w:date="2018-11-26T22:07:00Z">
        <w:r w:rsidR="008D4728" w:rsidRPr="008D4728">
          <w:rPr>
            <w:rFonts w:ascii="Courier New" w:hAnsi="Courier New" w:cs="Courier New"/>
            <w:bCs/>
            <w:sz w:val="20"/>
            <w:szCs w:val="20"/>
          </w:rPr>
          <w:t>v</w:t>
        </w:r>
      </w:ins>
      <w:del w:id="47" w:author="asus" w:date="2018-11-26T22:07:00Z">
        <w:r w:rsidRPr="007C4915">
          <w:rPr>
            <w:rFonts w:ascii="Courier New" w:hAnsi="Courier New" w:cs="Courier New"/>
            <w:bCs/>
            <w:sz w:val="20"/>
            <w:szCs w:val="20"/>
          </w:rPr>
          <w:delText>dayNames</w:delText>
        </w:r>
      </w:del>
      <w:r w:rsidRPr="007C4915">
        <w:rPr>
          <w:rFonts w:ascii="Courier New" w:hAnsi="Courier New" w:cs="Courier New"/>
          <w:bCs/>
          <w:sz w:val="20"/>
          <w:szCs w:val="20"/>
        </w:rPr>
        <w:t>.add("</w:t>
      </w:r>
      <w:ins w:id="48" w:author="asus" w:date="2018-11-26T22:07:00Z">
        <w:r w:rsidR="008D4728" w:rsidRPr="008D4728">
          <w:rPr>
            <w:rFonts w:ascii="Courier New" w:hAnsi="Courier New" w:cs="Courier New"/>
            <w:bCs/>
            <w:sz w:val="20"/>
            <w:szCs w:val="20"/>
          </w:rPr>
          <w:t>E</w:t>
        </w:r>
      </w:ins>
      <w:del w:id="49" w:author="asus" w:date="2018-11-26T22:07:00Z">
        <w:r w:rsidRPr="007C4915">
          <w:rPr>
            <w:rFonts w:ascii="Courier New" w:hAnsi="Courier New" w:cs="Courier New"/>
            <w:bCs/>
            <w:sz w:val="20"/>
            <w:szCs w:val="20"/>
          </w:rPr>
          <w:delText>Wednesday</w:delText>
        </w:r>
      </w:del>
      <w:r w:rsidRPr="007C4915">
        <w:rPr>
          <w:rFonts w:ascii="Courier New" w:hAnsi="Courier New" w:cs="Courier New"/>
          <w:bCs/>
          <w:sz w:val="20"/>
          <w:szCs w:val="20"/>
        </w:rPr>
        <w:t>");</w:t>
      </w:r>
    </w:p>
    <w:p w14:paraId="0B895733" w14:textId="63A45417" w:rsidR="00021B7F" w:rsidRPr="007C4915" w:rsidRDefault="00021B7F" w:rsidP="00021B7F">
      <w:pPr>
        <w:pBdr>
          <w:top w:val="single" w:sz="4" w:space="0"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r w:rsidRPr="007C4915">
        <w:rPr>
          <w:rFonts w:ascii="Courier New" w:hAnsi="Courier New" w:cs="Courier New"/>
          <w:bCs/>
          <w:sz w:val="20"/>
          <w:szCs w:val="20"/>
        </w:rPr>
        <w:t xml:space="preserve">        </w:t>
      </w:r>
      <w:ins w:id="50" w:author="asus" w:date="2018-11-26T22:07:00Z">
        <w:r w:rsidR="008D4728" w:rsidRPr="008D4728">
          <w:rPr>
            <w:rFonts w:ascii="Courier New" w:hAnsi="Courier New" w:cs="Courier New"/>
            <w:bCs/>
            <w:sz w:val="20"/>
            <w:szCs w:val="20"/>
          </w:rPr>
          <w:t>v</w:t>
        </w:r>
      </w:ins>
      <w:del w:id="51" w:author="asus" w:date="2018-11-26T22:07:00Z">
        <w:r w:rsidRPr="007C4915">
          <w:rPr>
            <w:rFonts w:ascii="Courier New" w:hAnsi="Courier New" w:cs="Courier New"/>
            <w:bCs/>
            <w:sz w:val="20"/>
            <w:szCs w:val="20"/>
          </w:rPr>
          <w:delText>dayNames</w:delText>
        </w:r>
      </w:del>
      <w:r w:rsidRPr="007C4915">
        <w:rPr>
          <w:rFonts w:ascii="Courier New" w:hAnsi="Courier New" w:cs="Courier New"/>
          <w:bCs/>
          <w:sz w:val="20"/>
          <w:szCs w:val="20"/>
        </w:rPr>
        <w:t>.add("</w:t>
      </w:r>
      <w:ins w:id="52" w:author="asus" w:date="2018-11-26T22:07:00Z">
        <w:r w:rsidR="008D4728" w:rsidRPr="008D4728">
          <w:rPr>
            <w:rFonts w:ascii="Courier New" w:hAnsi="Courier New" w:cs="Courier New"/>
            <w:bCs/>
            <w:sz w:val="20"/>
            <w:szCs w:val="20"/>
          </w:rPr>
          <w:t>F</w:t>
        </w:r>
      </w:ins>
      <w:del w:id="53" w:author="asus" w:date="2018-11-26T22:07:00Z">
        <w:r w:rsidRPr="007C4915">
          <w:rPr>
            <w:rFonts w:ascii="Courier New" w:hAnsi="Courier New" w:cs="Courier New"/>
            <w:bCs/>
            <w:sz w:val="20"/>
            <w:szCs w:val="20"/>
          </w:rPr>
          <w:delText>Thursday</w:delText>
        </w:r>
      </w:del>
      <w:r w:rsidRPr="007C4915">
        <w:rPr>
          <w:rFonts w:ascii="Courier New" w:hAnsi="Courier New" w:cs="Courier New"/>
          <w:bCs/>
          <w:sz w:val="20"/>
          <w:szCs w:val="20"/>
        </w:rPr>
        <w:t>");</w:t>
      </w:r>
    </w:p>
    <w:p w14:paraId="2EE3036A" w14:textId="77777777" w:rsidR="00021B7F" w:rsidRPr="007C4915" w:rsidRDefault="00021B7F" w:rsidP="00021B7F">
      <w:pPr>
        <w:pBdr>
          <w:top w:val="single" w:sz="4" w:space="0" w:color="auto"/>
          <w:left w:val="single" w:sz="4" w:space="4" w:color="auto"/>
          <w:bottom w:val="single" w:sz="4" w:space="1" w:color="auto"/>
          <w:right w:val="single" w:sz="4" w:space="4" w:color="auto"/>
        </w:pBdr>
        <w:spacing w:after="0" w:line="240" w:lineRule="auto"/>
        <w:ind w:left="1146"/>
        <w:rPr>
          <w:del w:id="54" w:author="asus" w:date="2018-11-26T22:07:00Z"/>
          <w:rFonts w:ascii="Courier New" w:hAnsi="Courier New" w:cs="Courier New"/>
          <w:bCs/>
          <w:sz w:val="20"/>
          <w:szCs w:val="20"/>
        </w:rPr>
      </w:pPr>
      <w:del w:id="55" w:author="asus" w:date="2018-11-26T22:07:00Z">
        <w:r w:rsidRPr="007C4915">
          <w:rPr>
            <w:rFonts w:ascii="Courier New" w:hAnsi="Courier New" w:cs="Courier New"/>
            <w:bCs/>
            <w:sz w:val="20"/>
            <w:szCs w:val="20"/>
          </w:rPr>
          <w:delText xml:space="preserve">        dayNames.add("Friday");</w:delText>
        </w:r>
      </w:del>
    </w:p>
    <w:p w14:paraId="5606C2B6" w14:textId="77777777" w:rsidR="00021B7F" w:rsidRPr="007C4915" w:rsidRDefault="00021B7F" w:rsidP="00021B7F">
      <w:pPr>
        <w:pBdr>
          <w:top w:val="single" w:sz="4" w:space="0" w:color="auto"/>
          <w:left w:val="single" w:sz="4" w:space="4" w:color="auto"/>
          <w:bottom w:val="single" w:sz="4" w:space="1" w:color="auto"/>
          <w:right w:val="single" w:sz="4" w:space="4" w:color="auto"/>
        </w:pBdr>
        <w:spacing w:after="0" w:line="240" w:lineRule="auto"/>
        <w:ind w:left="1146"/>
        <w:rPr>
          <w:del w:id="56" w:author="asus" w:date="2018-11-26T22:07:00Z"/>
          <w:rFonts w:ascii="Courier New" w:hAnsi="Courier New" w:cs="Courier New"/>
          <w:bCs/>
          <w:sz w:val="20"/>
          <w:szCs w:val="20"/>
        </w:rPr>
      </w:pPr>
      <w:del w:id="57" w:author="asus" w:date="2018-11-26T22:07:00Z">
        <w:r w:rsidRPr="007C4915">
          <w:rPr>
            <w:rFonts w:ascii="Courier New" w:hAnsi="Courier New" w:cs="Courier New"/>
            <w:bCs/>
            <w:sz w:val="20"/>
            <w:szCs w:val="20"/>
          </w:rPr>
          <w:delText xml:space="preserve">        dayNames.add("Saturday");</w:delText>
        </w:r>
      </w:del>
    </w:p>
    <w:p w14:paraId="5C68ABB6" w14:textId="77777777" w:rsidR="00021B7F" w:rsidRPr="007C4915" w:rsidRDefault="00021B7F" w:rsidP="00021B7F">
      <w:pPr>
        <w:pBdr>
          <w:top w:val="single" w:sz="4" w:space="0" w:color="auto"/>
          <w:left w:val="single" w:sz="4" w:space="4" w:color="auto"/>
          <w:bottom w:val="single" w:sz="4" w:space="1" w:color="auto"/>
          <w:right w:val="single" w:sz="4" w:space="4" w:color="auto"/>
        </w:pBdr>
        <w:spacing w:after="0" w:line="240" w:lineRule="auto"/>
        <w:ind w:left="1146"/>
        <w:rPr>
          <w:del w:id="58" w:author="asus" w:date="2018-11-26T22:07:00Z"/>
          <w:rFonts w:ascii="Courier New" w:hAnsi="Courier New" w:cs="Courier New"/>
          <w:bCs/>
          <w:sz w:val="20"/>
          <w:szCs w:val="20"/>
        </w:rPr>
      </w:pPr>
      <w:del w:id="59" w:author="asus" w:date="2018-11-26T22:07:00Z">
        <w:r w:rsidRPr="007C4915">
          <w:rPr>
            <w:rFonts w:ascii="Courier New" w:hAnsi="Courier New" w:cs="Courier New"/>
            <w:bCs/>
            <w:sz w:val="20"/>
            <w:szCs w:val="20"/>
          </w:rPr>
          <w:delText xml:space="preserve">        days = dayNames.elements();</w:delText>
        </w:r>
      </w:del>
    </w:p>
    <w:p w14:paraId="36905F07" w14:textId="77777777" w:rsidR="00021B7F" w:rsidRPr="007C4915" w:rsidRDefault="00021B7F" w:rsidP="00021B7F">
      <w:pPr>
        <w:pBdr>
          <w:top w:val="single" w:sz="4" w:space="0" w:color="auto"/>
          <w:left w:val="single" w:sz="4" w:space="4" w:color="auto"/>
          <w:bottom w:val="single" w:sz="4" w:space="1" w:color="auto"/>
          <w:right w:val="single" w:sz="4" w:space="4" w:color="auto"/>
        </w:pBdr>
        <w:spacing w:after="0" w:line="240" w:lineRule="auto"/>
        <w:ind w:left="1146"/>
        <w:rPr>
          <w:del w:id="60" w:author="asus" w:date="2018-11-26T22:07:00Z"/>
          <w:rFonts w:ascii="Courier New" w:hAnsi="Courier New" w:cs="Courier New"/>
          <w:bCs/>
          <w:sz w:val="20"/>
          <w:szCs w:val="20"/>
        </w:rPr>
      </w:pPr>
    </w:p>
    <w:p w14:paraId="5B9A5753" w14:textId="77777777" w:rsidR="00021B7F" w:rsidRPr="007C4915" w:rsidRDefault="00021B7F" w:rsidP="00021B7F">
      <w:pPr>
        <w:pBdr>
          <w:top w:val="single" w:sz="4" w:space="0" w:color="auto"/>
          <w:left w:val="single" w:sz="4" w:space="4" w:color="auto"/>
          <w:bottom w:val="single" w:sz="4" w:space="1" w:color="auto"/>
          <w:right w:val="single" w:sz="4" w:space="4" w:color="auto"/>
        </w:pBdr>
        <w:spacing w:after="0" w:line="240" w:lineRule="auto"/>
        <w:ind w:left="1146"/>
        <w:rPr>
          <w:del w:id="61" w:author="asus" w:date="2018-11-26T22:07:00Z"/>
          <w:rFonts w:ascii="Courier New" w:hAnsi="Courier New" w:cs="Courier New"/>
          <w:bCs/>
          <w:sz w:val="20"/>
          <w:szCs w:val="20"/>
        </w:rPr>
      </w:pPr>
      <w:del w:id="62" w:author="asus" w:date="2018-11-26T22:07:00Z">
        <w:r w:rsidRPr="007C4915">
          <w:rPr>
            <w:rFonts w:ascii="Courier New" w:hAnsi="Courier New" w:cs="Courier New"/>
            <w:bCs/>
            <w:sz w:val="20"/>
            <w:szCs w:val="20"/>
          </w:rPr>
          <w:delText xml:space="preserve">        while (days.hasMoreElements())</w:delText>
        </w:r>
      </w:del>
    </w:p>
    <w:p w14:paraId="4B14E571" w14:textId="323AD2D1" w:rsidR="00021B7F" w:rsidRPr="007C4915" w:rsidRDefault="00021B7F" w:rsidP="00021B7F">
      <w:pPr>
        <w:pBdr>
          <w:top w:val="single" w:sz="4" w:space="0"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del w:id="63" w:author="asus" w:date="2018-11-26T22:07:00Z">
        <w:r w:rsidRPr="007C4915">
          <w:rPr>
            <w:rFonts w:ascii="Courier New" w:hAnsi="Courier New" w:cs="Courier New"/>
            <w:bCs/>
            <w:sz w:val="20"/>
            <w:szCs w:val="20"/>
          </w:rPr>
          <w:delText xml:space="preserve">    </w:delText>
        </w:r>
      </w:del>
      <w:r w:rsidRPr="007C4915">
        <w:rPr>
          <w:rFonts w:ascii="Courier New" w:hAnsi="Courier New" w:cs="Courier New"/>
          <w:bCs/>
          <w:sz w:val="20"/>
          <w:szCs w:val="20"/>
        </w:rPr>
        <w:t xml:space="preserve">        System.out.println</w:t>
      </w:r>
      <w:ins w:id="64" w:author="asus" w:date="2018-11-26T22:07:00Z">
        <w:r w:rsidR="008D4728" w:rsidRPr="008D4728">
          <w:rPr>
            <w:rFonts w:ascii="Courier New" w:hAnsi="Courier New" w:cs="Courier New"/>
            <w:bCs/>
            <w:sz w:val="20"/>
            <w:szCs w:val="20"/>
          </w:rPr>
          <w:t>("Vector contains : " + v);</w:t>
        </w:r>
      </w:ins>
      <w:del w:id="65" w:author="asus" w:date="2018-11-26T22:07:00Z">
        <w:r w:rsidRPr="007C4915">
          <w:rPr>
            <w:rFonts w:ascii="Courier New" w:hAnsi="Courier New" w:cs="Courier New"/>
            <w:bCs/>
            <w:sz w:val="20"/>
            <w:szCs w:val="20"/>
          </w:rPr>
          <w:delText>(days.nextElement());</w:delText>
        </w:r>
      </w:del>
    </w:p>
    <w:p w14:paraId="15B67B50" w14:textId="77777777" w:rsidR="008D4728" w:rsidRPr="008D4728" w:rsidRDefault="008D4728" w:rsidP="008D4728">
      <w:pPr>
        <w:pBdr>
          <w:top w:val="single" w:sz="4" w:space="0" w:color="auto"/>
          <w:left w:val="single" w:sz="4" w:space="4" w:color="auto"/>
          <w:bottom w:val="single" w:sz="4" w:space="1" w:color="auto"/>
          <w:right w:val="single" w:sz="4" w:space="4" w:color="auto"/>
        </w:pBdr>
        <w:spacing w:after="0" w:line="240" w:lineRule="auto"/>
        <w:ind w:left="1146"/>
        <w:rPr>
          <w:ins w:id="66" w:author="asus" w:date="2018-11-26T22:07:00Z"/>
          <w:rFonts w:ascii="Courier New" w:hAnsi="Courier New" w:cs="Courier New"/>
          <w:bCs/>
          <w:sz w:val="20"/>
          <w:szCs w:val="20"/>
        </w:rPr>
      </w:pPr>
    </w:p>
    <w:p w14:paraId="14A5684F" w14:textId="77777777" w:rsidR="008D4728" w:rsidRPr="008D4728" w:rsidRDefault="008D4728" w:rsidP="008D4728">
      <w:pPr>
        <w:pBdr>
          <w:top w:val="single" w:sz="4" w:space="0" w:color="auto"/>
          <w:left w:val="single" w:sz="4" w:space="4" w:color="auto"/>
          <w:bottom w:val="single" w:sz="4" w:space="1" w:color="auto"/>
          <w:right w:val="single" w:sz="4" w:space="4" w:color="auto"/>
        </w:pBdr>
        <w:spacing w:after="0" w:line="240" w:lineRule="auto"/>
        <w:ind w:left="1146"/>
        <w:rPr>
          <w:ins w:id="67" w:author="asus" w:date="2018-11-26T22:07:00Z"/>
          <w:rFonts w:ascii="Courier New" w:hAnsi="Courier New" w:cs="Courier New"/>
          <w:bCs/>
          <w:sz w:val="20"/>
          <w:szCs w:val="20"/>
        </w:rPr>
      </w:pPr>
      <w:ins w:id="68" w:author="asus" w:date="2018-11-26T22:07:00Z">
        <w:r w:rsidRPr="008D4728">
          <w:rPr>
            <w:rFonts w:ascii="Courier New" w:hAnsi="Courier New" w:cs="Courier New"/>
            <w:bCs/>
            <w:sz w:val="20"/>
            <w:szCs w:val="20"/>
          </w:rPr>
          <w:t xml:space="preserve">        // Get Enumeration over Vector</w:t>
        </w:r>
      </w:ins>
    </w:p>
    <w:p w14:paraId="289F53AD" w14:textId="77777777" w:rsidR="008D4728" w:rsidRPr="008D4728" w:rsidRDefault="008D4728" w:rsidP="008D4728">
      <w:pPr>
        <w:pBdr>
          <w:top w:val="single" w:sz="4" w:space="0" w:color="auto"/>
          <w:left w:val="single" w:sz="4" w:space="4" w:color="auto"/>
          <w:bottom w:val="single" w:sz="4" w:space="1" w:color="auto"/>
          <w:right w:val="single" w:sz="4" w:space="4" w:color="auto"/>
        </w:pBdr>
        <w:spacing w:after="0" w:line="240" w:lineRule="auto"/>
        <w:ind w:left="1146"/>
        <w:rPr>
          <w:ins w:id="69" w:author="asus" w:date="2018-11-26T22:07:00Z"/>
          <w:rFonts w:ascii="Courier New" w:hAnsi="Courier New" w:cs="Courier New"/>
          <w:bCs/>
          <w:sz w:val="20"/>
          <w:szCs w:val="20"/>
        </w:rPr>
      </w:pPr>
    </w:p>
    <w:p w14:paraId="0359D770" w14:textId="77777777" w:rsidR="008D4728" w:rsidRPr="008D4728" w:rsidRDefault="008D4728" w:rsidP="008D4728">
      <w:pPr>
        <w:pBdr>
          <w:top w:val="single" w:sz="4" w:space="0" w:color="auto"/>
          <w:left w:val="single" w:sz="4" w:space="4" w:color="auto"/>
          <w:bottom w:val="single" w:sz="4" w:space="1" w:color="auto"/>
          <w:right w:val="single" w:sz="4" w:space="4" w:color="auto"/>
        </w:pBdr>
        <w:spacing w:after="0" w:line="240" w:lineRule="auto"/>
        <w:ind w:left="1146"/>
        <w:rPr>
          <w:ins w:id="70" w:author="asus" w:date="2018-11-26T22:07:00Z"/>
          <w:rFonts w:ascii="Courier New" w:hAnsi="Courier New" w:cs="Courier New"/>
          <w:bCs/>
          <w:sz w:val="20"/>
          <w:szCs w:val="20"/>
        </w:rPr>
      </w:pPr>
      <w:ins w:id="71" w:author="asus" w:date="2018-11-26T22:07:00Z">
        <w:r w:rsidRPr="008D4728">
          <w:rPr>
            <w:rFonts w:ascii="Courier New" w:hAnsi="Courier New" w:cs="Courier New"/>
            <w:bCs/>
            <w:sz w:val="20"/>
            <w:szCs w:val="20"/>
          </w:rPr>
          <w:t xml:space="preserve">        Enumeration e = v.elements();</w:t>
        </w:r>
      </w:ins>
    </w:p>
    <w:p w14:paraId="28AA9105" w14:textId="77777777" w:rsidR="008D4728" w:rsidRPr="008D4728" w:rsidRDefault="008D4728" w:rsidP="008D4728">
      <w:pPr>
        <w:pBdr>
          <w:top w:val="single" w:sz="4" w:space="0" w:color="auto"/>
          <w:left w:val="single" w:sz="4" w:space="4" w:color="auto"/>
          <w:bottom w:val="single" w:sz="4" w:space="1" w:color="auto"/>
          <w:right w:val="single" w:sz="4" w:space="4" w:color="auto"/>
        </w:pBdr>
        <w:spacing w:after="0" w:line="240" w:lineRule="auto"/>
        <w:ind w:left="1146"/>
        <w:rPr>
          <w:ins w:id="72" w:author="asus" w:date="2018-11-26T22:07:00Z"/>
          <w:rFonts w:ascii="Courier New" w:hAnsi="Courier New" w:cs="Courier New"/>
          <w:bCs/>
          <w:sz w:val="20"/>
          <w:szCs w:val="20"/>
        </w:rPr>
      </w:pPr>
      <w:ins w:id="73" w:author="asus" w:date="2018-11-26T22:07:00Z">
        <w:r w:rsidRPr="008D4728">
          <w:rPr>
            <w:rFonts w:ascii="Courier New" w:hAnsi="Courier New" w:cs="Courier New"/>
            <w:bCs/>
            <w:sz w:val="20"/>
            <w:szCs w:val="20"/>
          </w:rPr>
          <w:t xml:space="preserve">        // Create ArrayList from Enumeration of Vector</w:t>
        </w:r>
      </w:ins>
    </w:p>
    <w:p w14:paraId="328A4289" w14:textId="77777777" w:rsidR="008D4728" w:rsidRPr="008D4728" w:rsidRDefault="008D4728" w:rsidP="008D4728">
      <w:pPr>
        <w:pBdr>
          <w:top w:val="single" w:sz="4" w:space="0" w:color="auto"/>
          <w:left w:val="single" w:sz="4" w:space="4" w:color="auto"/>
          <w:bottom w:val="single" w:sz="4" w:space="1" w:color="auto"/>
          <w:right w:val="single" w:sz="4" w:space="4" w:color="auto"/>
        </w:pBdr>
        <w:spacing w:after="0" w:line="240" w:lineRule="auto"/>
        <w:ind w:left="1146"/>
        <w:rPr>
          <w:ins w:id="74" w:author="asus" w:date="2018-11-26T22:07:00Z"/>
          <w:rFonts w:ascii="Courier New" w:hAnsi="Courier New" w:cs="Courier New"/>
          <w:bCs/>
          <w:sz w:val="20"/>
          <w:szCs w:val="20"/>
        </w:rPr>
      </w:pPr>
      <w:ins w:id="75" w:author="asus" w:date="2018-11-26T22:07:00Z">
        <w:r w:rsidRPr="008D4728">
          <w:rPr>
            <w:rFonts w:ascii="Courier New" w:hAnsi="Courier New" w:cs="Courier New"/>
            <w:bCs/>
            <w:sz w:val="20"/>
            <w:szCs w:val="20"/>
          </w:rPr>
          <w:t xml:space="preserve">        ArrayList aList = Collections.list(e);</w:t>
        </w:r>
      </w:ins>
    </w:p>
    <w:p w14:paraId="7D2753D0" w14:textId="77777777" w:rsidR="008D4728" w:rsidRPr="008D4728" w:rsidRDefault="008D4728" w:rsidP="008D4728">
      <w:pPr>
        <w:pBdr>
          <w:top w:val="single" w:sz="4" w:space="0" w:color="auto"/>
          <w:left w:val="single" w:sz="4" w:space="4" w:color="auto"/>
          <w:bottom w:val="single" w:sz="4" w:space="1" w:color="auto"/>
          <w:right w:val="single" w:sz="4" w:space="4" w:color="auto"/>
        </w:pBdr>
        <w:spacing w:after="0" w:line="240" w:lineRule="auto"/>
        <w:ind w:left="1146"/>
        <w:rPr>
          <w:ins w:id="76" w:author="asus" w:date="2018-11-26T22:07:00Z"/>
          <w:rFonts w:ascii="Courier New" w:hAnsi="Courier New" w:cs="Courier New"/>
          <w:bCs/>
          <w:sz w:val="20"/>
          <w:szCs w:val="20"/>
        </w:rPr>
      </w:pPr>
      <w:ins w:id="77" w:author="asus" w:date="2018-11-26T22:07:00Z">
        <w:r w:rsidRPr="008D4728">
          <w:rPr>
            <w:rFonts w:ascii="Courier New" w:hAnsi="Courier New" w:cs="Courier New"/>
            <w:bCs/>
            <w:sz w:val="20"/>
            <w:szCs w:val="20"/>
          </w:rPr>
          <w:t xml:space="preserve">        System.out.println("Arraylist contains : " + aList);</w:t>
        </w:r>
      </w:ins>
    </w:p>
    <w:p w14:paraId="7BB2F52A" w14:textId="77777777" w:rsidR="00021B7F" w:rsidRPr="007C4915" w:rsidRDefault="00021B7F" w:rsidP="00021B7F">
      <w:pPr>
        <w:pBdr>
          <w:top w:val="single" w:sz="4" w:space="0"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r w:rsidRPr="007C4915">
        <w:rPr>
          <w:rFonts w:ascii="Courier New" w:hAnsi="Courier New" w:cs="Courier New"/>
          <w:bCs/>
          <w:sz w:val="20"/>
          <w:szCs w:val="20"/>
        </w:rPr>
        <w:t xml:space="preserve">    }</w:t>
      </w:r>
    </w:p>
    <w:p w14:paraId="1B7459A6" w14:textId="77777777" w:rsidR="00021B7F" w:rsidRPr="005A75D4" w:rsidRDefault="00021B7F" w:rsidP="00021B7F">
      <w:pPr>
        <w:pBdr>
          <w:top w:val="single" w:sz="4" w:space="0"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lang w:val="en-ID"/>
        </w:rPr>
      </w:pPr>
      <w:r w:rsidRPr="007C4915">
        <w:rPr>
          <w:rFonts w:ascii="Courier New" w:hAnsi="Courier New" w:cs="Courier New"/>
          <w:bCs/>
          <w:sz w:val="20"/>
          <w:szCs w:val="20"/>
        </w:rPr>
        <w:t>}</w:t>
      </w:r>
    </w:p>
    <w:p w14:paraId="59A005DA" w14:textId="77777777" w:rsidR="00021B7F" w:rsidRPr="00021B7F" w:rsidRDefault="00021B7F" w:rsidP="00021B7F">
      <w:pPr>
        <w:pStyle w:val="ListParagraph"/>
        <w:numPr>
          <w:ilvl w:val="0"/>
          <w:numId w:val="31"/>
        </w:numPr>
        <w:rPr>
          <w:rFonts w:ascii="Times New Roman" w:hAnsi="Times New Roman" w:cs="Times New Roman"/>
          <w:noProof/>
          <w:sz w:val="24"/>
          <w:szCs w:val="24"/>
        </w:rPr>
      </w:pPr>
      <w:r w:rsidRPr="00021B7F">
        <w:rPr>
          <w:rFonts w:ascii="Times New Roman" w:hAnsi="Times New Roman" w:cs="Times New Roman"/>
          <w:noProof/>
          <w:sz w:val="24"/>
          <w:szCs w:val="24"/>
        </w:rPr>
        <w:t>Output program</w:t>
      </w:r>
    </w:p>
    <w:p w14:paraId="6B0D6026" w14:textId="68C74ECB" w:rsidR="00021B7F" w:rsidRPr="000C2707" w:rsidRDefault="00C759AB" w:rsidP="00C759AB">
      <w:pPr>
        <w:pStyle w:val="ListParagraph"/>
        <w:ind w:left="1146" w:hanging="12"/>
        <w:rPr>
          <w:rFonts w:ascii="Times New Roman" w:hAnsi="Times New Roman" w:cs="Times New Roman"/>
          <w:noProof/>
          <w:sz w:val="24"/>
          <w:szCs w:val="24"/>
          <w:lang w:val="en-ID"/>
        </w:rPr>
        <w:pPrChange w:id="78" w:author="asus" w:date="2018-11-26T22:07:00Z">
          <w:pPr>
            <w:pStyle w:val="ListParagraph"/>
            <w:ind w:left="1146" w:firstLine="720"/>
          </w:pPr>
        </w:pPrChange>
      </w:pPr>
      <w:ins w:id="79" w:author="asus" w:date="2018-11-26T22:07:00Z">
        <w:r>
          <w:rPr>
            <w:noProof/>
            <w:lang w:val="en-US"/>
          </w:rPr>
          <w:lastRenderedPageBreak/>
          <w:drawing>
            <wp:inline distT="0" distB="0" distL="0" distR="0" wp14:anchorId="4126A1BB" wp14:editId="02175090">
              <wp:extent cx="5836920" cy="1217272"/>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836920" cy="1217272"/>
                      </a:xfrm>
                      <a:prstGeom prst="rect">
                        <a:avLst/>
                      </a:prstGeom>
                    </pic:spPr>
                  </pic:pic>
                </a:graphicData>
              </a:graphic>
            </wp:inline>
          </w:drawing>
        </w:r>
      </w:ins>
    </w:p>
    <w:p w14:paraId="7B2E777B" w14:textId="77777777" w:rsidR="00021B7F" w:rsidRDefault="00021B7F" w:rsidP="00021B7F">
      <w:pPr>
        <w:pStyle w:val="ListParagraph"/>
        <w:numPr>
          <w:ilvl w:val="0"/>
          <w:numId w:val="31"/>
        </w:numPr>
        <w:rPr>
          <w:rFonts w:ascii="Times New Roman" w:hAnsi="Times New Roman" w:cs="Times New Roman"/>
          <w:noProof/>
          <w:sz w:val="24"/>
          <w:szCs w:val="24"/>
          <w:lang w:val="en-ID"/>
        </w:rPr>
      </w:pPr>
      <w:r w:rsidRPr="00615F35">
        <w:rPr>
          <w:rFonts w:ascii="Times New Roman" w:hAnsi="Times New Roman" w:cs="Times New Roman"/>
          <w:noProof/>
          <w:sz w:val="24"/>
          <w:szCs w:val="24"/>
        </w:rPr>
        <w:t>Analisa</w:t>
      </w:r>
    </w:p>
    <w:p w14:paraId="40AA9641" w14:textId="77777777" w:rsidR="00021B7F" w:rsidRPr="00021B7F" w:rsidRDefault="00021B7F" w:rsidP="00021B7F">
      <w:pPr>
        <w:pStyle w:val="ListParagraph"/>
        <w:ind w:left="1080"/>
        <w:rPr>
          <w:rFonts w:ascii="Times New Roman" w:hAnsi="Times New Roman" w:cs="Times New Roman"/>
          <w:noProof/>
          <w:sz w:val="24"/>
          <w:szCs w:val="24"/>
          <w:lang w:val="en-ID"/>
        </w:rPr>
      </w:pPr>
    </w:p>
    <w:p w14:paraId="537A5EAE" w14:textId="77777777" w:rsidR="00021B7F" w:rsidRPr="00021B7F" w:rsidRDefault="008D4728" w:rsidP="008D4728">
      <w:pPr>
        <w:pStyle w:val="ListParagraph"/>
        <w:numPr>
          <w:ilvl w:val="0"/>
          <w:numId w:val="9"/>
        </w:numPr>
        <w:rPr>
          <w:ins w:id="80" w:author="asus" w:date="2018-11-26T22:07:00Z"/>
          <w:rFonts w:ascii="Times New Roman" w:hAnsi="Times New Roman" w:cs="Times New Roman"/>
          <w:bCs/>
          <w:sz w:val="24"/>
          <w:szCs w:val="24"/>
        </w:rPr>
      </w:pPr>
      <w:ins w:id="81" w:author="asus" w:date="2018-11-26T22:07:00Z">
        <w:r w:rsidRPr="008D4728">
          <w:rPr>
            <w:rFonts w:ascii="Times New Roman" w:hAnsi="Times New Roman" w:cs="Times New Roman"/>
            <w:bCs/>
            <w:sz w:val="24"/>
            <w:szCs w:val="24"/>
            <w:lang w:val="sv-SE"/>
          </w:rPr>
          <w:t>Mengkopikan element dari ArrayList ke Vector</w:t>
        </w:r>
      </w:ins>
    </w:p>
    <w:p w14:paraId="6B531D18" w14:textId="77777777" w:rsidR="00021B7F" w:rsidRPr="00021B7F" w:rsidRDefault="00021B7F" w:rsidP="00021B7F">
      <w:pPr>
        <w:pStyle w:val="ListParagraph"/>
        <w:numPr>
          <w:ilvl w:val="0"/>
          <w:numId w:val="9"/>
        </w:numPr>
        <w:rPr>
          <w:del w:id="82" w:author="asus" w:date="2018-11-26T22:07:00Z"/>
          <w:rFonts w:ascii="Times New Roman" w:hAnsi="Times New Roman" w:cs="Times New Roman"/>
          <w:bCs/>
          <w:sz w:val="24"/>
          <w:szCs w:val="24"/>
        </w:rPr>
      </w:pPr>
      <w:del w:id="83" w:author="asus" w:date="2018-11-26T22:07:00Z">
        <w:r w:rsidRPr="00021B7F">
          <w:rPr>
            <w:rFonts w:ascii="Times New Roman" w:hAnsi="Times New Roman" w:cs="Times New Roman"/>
            <w:bCs/>
            <w:sz w:val="24"/>
            <w:szCs w:val="24"/>
            <w:lang w:val="sv-SE"/>
          </w:rPr>
          <w:delText>Penggunaan Enumeration</w:delText>
        </w:r>
      </w:del>
    </w:p>
    <w:p w14:paraId="6E90079E" w14:textId="77777777" w:rsidR="00021B7F" w:rsidRPr="00021B7F" w:rsidRDefault="00021B7F" w:rsidP="00021B7F">
      <w:pPr>
        <w:pStyle w:val="ListParagraph"/>
        <w:numPr>
          <w:ilvl w:val="0"/>
          <w:numId w:val="32"/>
        </w:numPr>
        <w:spacing w:after="0"/>
        <w:rPr>
          <w:rFonts w:ascii="Times New Roman" w:hAnsi="Times New Roman" w:cs="Times New Roman"/>
          <w:noProof/>
          <w:sz w:val="24"/>
          <w:szCs w:val="24"/>
        </w:rPr>
      </w:pPr>
      <w:r w:rsidRPr="00021B7F">
        <w:rPr>
          <w:rFonts w:ascii="Times New Roman" w:hAnsi="Times New Roman" w:cs="Times New Roman"/>
          <w:noProof/>
          <w:sz w:val="24"/>
          <w:szCs w:val="24"/>
        </w:rPr>
        <w:t>Listing program</w:t>
      </w:r>
    </w:p>
    <w:p w14:paraId="188F2629" w14:textId="77777777" w:rsidR="008D4728" w:rsidRPr="008D4728" w:rsidRDefault="008D4728" w:rsidP="008D4728">
      <w:pPr>
        <w:pBdr>
          <w:top w:val="single" w:sz="4" w:space="0" w:color="auto"/>
          <w:left w:val="single" w:sz="4" w:space="4" w:color="auto"/>
          <w:bottom w:val="single" w:sz="4" w:space="1" w:color="auto"/>
          <w:right w:val="single" w:sz="4" w:space="4" w:color="auto"/>
        </w:pBdr>
        <w:spacing w:after="0" w:line="240" w:lineRule="auto"/>
        <w:ind w:left="1146"/>
        <w:rPr>
          <w:ins w:id="84" w:author="asus" w:date="2018-11-26T22:07:00Z"/>
          <w:rFonts w:ascii="Courier New" w:hAnsi="Courier New" w:cs="Courier New"/>
          <w:bCs/>
          <w:sz w:val="20"/>
          <w:szCs w:val="20"/>
        </w:rPr>
      </w:pPr>
      <w:ins w:id="85" w:author="asus" w:date="2018-11-26T22:07:00Z">
        <w:r w:rsidRPr="008D4728">
          <w:rPr>
            <w:rFonts w:ascii="Courier New" w:hAnsi="Courier New" w:cs="Courier New"/>
            <w:bCs/>
            <w:sz w:val="20"/>
            <w:szCs w:val="20"/>
          </w:rPr>
          <w:t>import java.util.ArrayList;</w:t>
        </w:r>
      </w:ins>
    </w:p>
    <w:p w14:paraId="46B7C16B" w14:textId="77777777" w:rsidR="008D4728" w:rsidRPr="008D4728" w:rsidRDefault="008D4728" w:rsidP="008D4728">
      <w:pPr>
        <w:pBdr>
          <w:top w:val="single" w:sz="4" w:space="0" w:color="auto"/>
          <w:left w:val="single" w:sz="4" w:space="4" w:color="auto"/>
          <w:bottom w:val="single" w:sz="4" w:space="1" w:color="auto"/>
          <w:right w:val="single" w:sz="4" w:space="4" w:color="auto"/>
        </w:pBdr>
        <w:spacing w:after="0" w:line="240" w:lineRule="auto"/>
        <w:ind w:left="1146"/>
        <w:rPr>
          <w:ins w:id="86" w:author="asus" w:date="2018-11-26T22:07:00Z"/>
          <w:rFonts w:ascii="Courier New" w:hAnsi="Courier New" w:cs="Courier New"/>
          <w:bCs/>
          <w:sz w:val="20"/>
          <w:szCs w:val="20"/>
        </w:rPr>
      </w:pPr>
      <w:ins w:id="87" w:author="asus" w:date="2018-11-26T22:07:00Z">
        <w:r w:rsidRPr="008D4728">
          <w:rPr>
            <w:rFonts w:ascii="Courier New" w:hAnsi="Courier New" w:cs="Courier New"/>
            <w:bCs/>
            <w:sz w:val="20"/>
            <w:szCs w:val="20"/>
          </w:rPr>
          <w:t>import java.util.Collections;</w:t>
        </w:r>
      </w:ins>
    </w:p>
    <w:p w14:paraId="268139CD" w14:textId="12840D80" w:rsidR="00021B7F" w:rsidRPr="007C4915" w:rsidRDefault="00021B7F" w:rsidP="00021B7F">
      <w:pPr>
        <w:pBdr>
          <w:top w:val="single" w:sz="4" w:space="0"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r w:rsidRPr="007C4915">
        <w:rPr>
          <w:rFonts w:ascii="Courier New" w:hAnsi="Courier New" w:cs="Courier New"/>
          <w:bCs/>
          <w:sz w:val="20"/>
          <w:szCs w:val="20"/>
        </w:rPr>
        <w:t>import java.util.Vector;</w:t>
      </w:r>
      <w:ins w:id="88" w:author="asus" w:date="2018-11-26T22:07:00Z">
        <w:r w:rsidR="008D4728" w:rsidRPr="008D4728">
          <w:rPr>
            <w:rFonts w:ascii="Courier New" w:hAnsi="Courier New" w:cs="Courier New"/>
            <w:bCs/>
            <w:sz w:val="20"/>
            <w:szCs w:val="20"/>
          </w:rPr>
          <w:t xml:space="preserve"> </w:t>
        </w:r>
      </w:ins>
    </w:p>
    <w:p w14:paraId="46933B9F" w14:textId="77777777" w:rsidR="00021B7F" w:rsidRPr="007C4915" w:rsidRDefault="00021B7F" w:rsidP="00021B7F">
      <w:pPr>
        <w:pBdr>
          <w:top w:val="single" w:sz="4" w:space="0" w:color="auto"/>
          <w:left w:val="single" w:sz="4" w:space="4" w:color="auto"/>
          <w:bottom w:val="single" w:sz="4" w:space="1" w:color="auto"/>
          <w:right w:val="single" w:sz="4" w:space="4" w:color="auto"/>
        </w:pBdr>
        <w:spacing w:after="0" w:line="240" w:lineRule="auto"/>
        <w:ind w:left="1146"/>
        <w:rPr>
          <w:del w:id="89" w:author="asus" w:date="2018-11-26T22:07:00Z"/>
          <w:rFonts w:ascii="Courier New" w:hAnsi="Courier New" w:cs="Courier New"/>
          <w:bCs/>
          <w:sz w:val="20"/>
          <w:szCs w:val="20"/>
        </w:rPr>
      </w:pPr>
      <w:del w:id="90" w:author="asus" w:date="2018-11-26T22:07:00Z">
        <w:r w:rsidRPr="007C4915">
          <w:rPr>
            <w:rFonts w:ascii="Courier New" w:hAnsi="Courier New" w:cs="Courier New"/>
            <w:bCs/>
            <w:sz w:val="20"/>
            <w:szCs w:val="20"/>
          </w:rPr>
          <w:delText>import java.util.Enumeration;</w:delText>
        </w:r>
      </w:del>
    </w:p>
    <w:p w14:paraId="19632DE9" w14:textId="77777777" w:rsidR="00021B7F" w:rsidRPr="007C4915" w:rsidRDefault="00021B7F" w:rsidP="00021B7F">
      <w:pPr>
        <w:pBdr>
          <w:top w:val="single" w:sz="4" w:space="0"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p>
    <w:p w14:paraId="0CE513BF" w14:textId="6F06A2FE" w:rsidR="00021B7F" w:rsidRPr="007C4915" w:rsidRDefault="00021B7F" w:rsidP="00021B7F">
      <w:pPr>
        <w:pBdr>
          <w:top w:val="single" w:sz="4" w:space="0"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r w:rsidRPr="007C4915">
        <w:rPr>
          <w:rFonts w:ascii="Courier New" w:hAnsi="Courier New" w:cs="Courier New"/>
          <w:bCs/>
          <w:sz w:val="20"/>
          <w:szCs w:val="20"/>
        </w:rPr>
        <w:t xml:space="preserve">public class </w:t>
      </w:r>
      <w:ins w:id="91" w:author="asus" w:date="2018-11-26T22:07:00Z">
        <w:r w:rsidR="008D4728" w:rsidRPr="008D4728">
          <w:rPr>
            <w:rFonts w:ascii="Courier New" w:hAnsi="Courier New" w:cs="Courier New"/>
            <w:bCs/>
            <w:sz w:val="20"/>
            <w:szCs w:val="20"/>
          </w:rPr>
          <w:t>CopyElementsOfArrayListToVectorExample</w:t>
        </w:r>
      </w:ins>
      <w:del w:id="92" w:author="asus" w:date="2018-11-26T22:07:00Z">
        <w:r w:rsidRPr="007C4915">
          <w:rPr>
            <w:rFonts w:ascii="Courier New" w:hAnsi="Courier New" w:cs="Courier New"/>
            <w:bCs/>
            <w:sz w:val="20"/>
            <w:szCs w:val="20"/>
          </w:rPr>
          <w:delText>EnumerationTester</w:delText>
        </w:r>
      </w:del>
      <w:r w:rsidRPr="007C4915">
        <w:rPr>
          <w:rFonts w:ascii="Courier New" w:hAnsi="Courier New" w:cs="Courier New"/>
          <w:bCs/>
          <w:sz w:val="20"/>
          <w:szCs w:val="20"/>
        </w:rPr>
        <w:t xml:space="preserve"> {</w:t>
      </w:r>
    </w:p>
    <w:p w14:paraId="4B334088" w14:textId="77777777" w:rsidR="00021B7F" w:rsidRPr="007C4915" w:rsidRDefault="00021B7F" w:rsidP="00021B7F">
      <w:pPr>
        <w:pBdr>
          <w:top w:val="single" w:sz="4" w:space="0"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p>
    <w:p w14:paraId="083F7973" w14:textId="7C630F89" w:rsidR="00021B7F" w:rsidRPr="007C4915" w:rsidRDefault="00021B7F" w:rsidP="00021B7F">
      <w:pPr>
        <w:pBdr>
          <w:top w:val="single" w:sz="4" w:space="0"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del w:id="93" w:author="asus" w:date="2018-11-26T22:07:00Z">
        <w:r w:rsidRPr="007C4915">
          <w:rPr>
            <w:rFonts w:ascii="Courier New" w:hAnsi="Courier New" w:cs="Courier New"/>
            <w:bCs/>
            <w:sz w:val="20"/>
            <w:szCs w:val="20"/>
          </w:rPr>
          <w:delText xml:space="preserve">  </w:delText>
        </w:r>
      </w:del>
      <w:r w:rsidRPr="007C4915">
        <w:rPr>
          <w:rFonts w:ascii="Courier New" w:hAnsi="Courier New" w:cs="Courier New"/>
          <w:bCs/>
          <w:sz w:val="20"/>
          <w:szCs w:val="20"/>
        </w:rPr>
        <w:t xml:space="preserve">  public static void main(String</w:t>
      </w:r>
      <w:ins w:id="94" w:author="asus" w:date="2018-11-26T22:07:00Z">
        <w:r w:rsidR="008D4728" w:rsidRPr="008D4728">
          <w:rPr>
            <w:rFonts w:ascii="Courier New" w:hAnsi="Courier New" w:cs="Courier New"/>
            <w:bCs/>
            <w:sz w:val="20"/>
            <w:szCs w:val="20"/>
          </w:rPr>
          <w:t>[]</w:t>
        </w:r>
      </w:ins>
      <w:r w:rsidRPr="007C4915">
        <w:rPr>
          <w:rFonts w:ascii="Courier New" w:hAnsi="Courier New" w:cs="Courier New"/>
          <w:bCs/>
          <w:sz w:val="20"/>
          <w:szCs w:val="20"/>
        </w:rPr>
        <w:t xml:space="preserve"> args</w:t>
      </w:r>
      <w:ins w:id="95" w:author="asus" w:date="2018-11-26T22:07:00Z">
        <w:r w:rsidR="008D4728" w:rsidRPr="008D4728">
          <w:rPr>
            <w:rFonts w:ascii="Courier New" w:hAnsi="Courier New" w:cs="Courier New"/>
            <w:bCs/>
            <w:sz w:val="20"/>
            <w:szCs w:val="20"/>
          </w:rPr>
          <w:t>)</w:t>
        </w:r>
      </w:ins>
      <w:del w:id="96" w:author="asus" w:date="2018-11-26T22:07:00Z">
        <w:r w:rsidRPr="007C4915">
          <w:rPr>
            <w:rFonts w:ascii="Courier New" w:hAnsi="Courier New" w:cs="Courier New"/>
            <w:bCs/>
            <w:sz w:val="20"/>
            <w:szCs w:val="20"/>
          </w:rPr>
          <w:delText>[])</w:delText>
        </w:r>
      </w:del>
      <w:r w:rsidRPr="007C4915">
        <w:rPr>
          <w:rFonts w:ascii="Courier New" w:hAnsi="Courier New" w:cs="Courier New"/>
          <w:bCs/>
          <w:sz w:val="20"/>
          <w:szCs w:val="20"/>
        </w:rPr>
        <w:t xml:space="preserve"> {</w:t>
      </w:r>
    </w:p>
    <w:p w14:paraId="0622F4AB" w14:textId="7F57F81F" w:rsidR="00021B7F" w:rsidRPr="007C4915" w:rsidRDefault="00021B7F" w:rsidP="00021B7F">
      <w:pPr>
        <w:pBdr>
          <w:top w:val="single" w:sz="4" w:space="0"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r w:rsidRPr="007C4915">
        <w:rPr>
          <w:rFonts w:ascii="Courier New" w:hAnsi="Courier New" w:cs="Courier New"/>
          <w:bCs/>
          <w:sz w:val="20"/>
          <w:szCs w:val="20"/>
        </w:rPr>
        <w:t xml:space="preserve">    </w:t>
      </w:r>
      <w:ins w:id="97" w:author="asus" w:date="2018-11-26T22:07:00Z">
        <w:r w:rsidR="008D4728" w:rsidRPr="008D4728">
          <w:rPr>
            <w:rFonts w:ascii="Courier New" w:hAnsi="Courier New" w:cs="Courier New"/>
            <w:bCs/>
            <w:sz w:val="20"/>
            <w:szCs w:val="20"/>
          </w:rPr>
          <w:t>//create an ArrayList object</w:t>
        </w:r>
      </w:ins>
      <w:del w:id="98" w:author="asus" w:date="2018-11-26T22:07:00Z">
        <w:r w:rsidRPr="007C4915">
          <w:rPr>
            <w:rFonts w:ascii="Courier New" w:hAnsi="Courier New" w:cs="Courier New"/>
            <w:bCs/>
            <w:sz w:val="20"/>
            <w:szCs w:val="20"/>
          </w:rPr>
          <w:delText xml:space="preserve">    Enumeration days;</w:delText>
        </w:r>
      </w:del>
    </w:p>
    <w:p w14:paraId="6CD6B91E" w14:textId="77777777" w:rsidR="008D4728" w:rsidRPr="008D4728" w:rsidRDefault="008D4728" w:rsidP="008D4728">
      <w:pPr>
        <w:pBdr>
          <w:top w:val="single" w:sz="4" w:space="0" w:color="auto"/>
          <w:left w:val="single" w:sz="4" w:space="4" w:color="auto"/>
          <w:bottom w:val="single" w:sz="4" w:space="1" w:color="auto"/>
          <w:right w:val="single" w:sz="4" w:space="4" w:color="auto"/>
        </w:pBdr>
        <w:spacing w:after="0" w:line="240" w:lineRule="auto"/>
        <w:ind w:left="1146"/>
        <w:rPr>
          <w:ins w:id="99" w:author="asus" w:date="2018-11-26T22:07:00Z"/>
          <w:rFonts w:ascii="Courier New" w:hAnsi="Courier New" w:cs="Courier New"/>
          <w:bCs/>
          <w:sz w:val="20"/>
          <w:szCs w:val="20"/>
        </w:rPr>
      </w:pPr>
      <w:ins w:id="100" w:author="asus" w:date="2018-11-26T22:07:00Z">
        <w:r w:rsidRPr="008D4728">
          <w:rPr>
            <w:rFonts w:ascii="Courier New" w:hAnsi="Courier New" w:cs="Courier New"/>
            <w:bCs/>
            <w:sz w:val="20"/>
            <w:szCs w:val="20"/>
          </w:rPr>
          <w:t xml:space="preserve">    ArrayList arrayList = new ArrayList();   </w:t>
        </w:r>
      </w:ins>
    </w:p>
    <w:p w14:paraId="0488977B" w14:textId="77777777" w:rsidR="008D4728" w:rsidRPr="008D4728" w:rsidRDefault="008D4728" w:rsidP="008D4728">
      <w:pPr>
        <w:pBdr>
          <w:top w:val="single" w:sz="4" w:space="0" w:color="auto"/>
          <w:left w:val="single" w:sz="4" w:space="4" w:color="auto"/>
          <w:bottom w:val="single" w:sz="4" w:space="1" w:color="auto"/>
          <w:right w:val="single" w:sz="4" w:space="4" w:color="auto"/>
        </w:pBdr>
        <w:spacing w:after="0" w:line="240" w:lineRule="auto"/>
        <w:ind w:left="1146"/>
        <w:rPr>
          <w:ins w:id="101" w:author="asus" w:date="2018-11-26T22:07:00Z"/>
          <w:rFonts w:ascii="Courier New" w:hAnsi="Courier New" w:cs="Courier New"/>
          <w:bCs/>
          <w:sz w:val="20"/>
          <w:szCs w:val="20"/>
        </w:rPr>
      </w:pPr>
    </w:p>
    <w:p w14:paraId="07280C99" w14:textId="77777777" w:rsidR="008D4728" w:rsidRPr="008D4728" w:rsidRDefault="008D4728" w:rsidP="008D4728">
      <w:pPr>
        <w:pBdr>
          <w:top w:val="single" w:sz="4" w:space="0" w:color="auto"/>
          <w:left w:val="single" w:sz="4" w:space="4" w:color="auto"/>
          <w:bottom w:val="single" w:sz="4" w:space="1" w:color="auto"/>
          <w:right w:val="single" w:sz="4" w:space="4" w:color="auto"/>
        </w:pBdr>
        <w:spacing w:after="0" w:line="240" w:lineRule="auto"/>
        <w:ind w:left="1146"/>
        <w:rPr>
          <w:ins w:id="102" w:author="asus" w:date="2018-11-26T22:07:00Z"/>
          <w:rFonts w:ascii="Courier New" w:hAnsi="Courier New" w:cs="Courier New"/>
          <w:bCs/>
          <w:sz w:val="20"/>
          <w:szCs w:val="20"/>
        </w:rPr>
      </w:pPr>
      <w:ins w:id="103" w:author="asus" w:date="2018-11-26T22:07:00Z">
        <w:r w:rsidRPr="008D4728">
          <w:rPr>
            <w:rFonts w:ascii="Courier New" w:hAnsi="Courier New" w:cs="Courier New"/>
            <w:bCs/>
            <w:sz w:val="20"/>
            <w:szCs w:val="20"/>
          </w:rPr>
          <w:t xml:space="preserve">    //Add elements to Arraylist</w:t>
        </w:r>
      </w:ins>
    </w:p>
    <w:p w14:paraId="267804ED" w14:textId="77777777" w:rsidR="008D4728" w:rsidRPr="008D4728" w:rsidRDefault="008D4728" w:rsidP="008D4728">
      <w:pPr>
        <w:pBdr>
          <w:top w:val="single" w:sz="4" w:space="0" w:color="auto"/>
          <w:left w:val="single" w:sz="4" w:space="4" w:color="auto"/>
          <w:bottom w:val="single" w:sz="4" w:space="1" w:color="auto"/>
          <w:right w:val="single" w:sz="4" w:space="4" w:color="auto"/>
        </w:pBdr>
        <w:spacing w:after="0" w:line="240" w:lineRule="auto"/>
        <w:ind w:left="1146"/>
        <w:rPr>
          <w:ins w:id="104" w:author="asus" w:date="2018-11-26T22:07:00Z"/>
          <w:rFonts w:ascii="Courier New" w:hAnsi="Courier New" w:cs="Courier New"/>
          <w:bCs/>
          <w:sz w:val="20"/>
          <w:szCs w:val="20"/>
        </w:rPr>
      </w:pPr>
      <w:ins w:id="105" w:author="asus" w:date="2018-11-26T22:07:00Z">
        <w:r w:rsidRPr="008D4728">
          <w:rPr>
            <w:rFonts w:ascii="Courier New" w:hAnsi="Courier New" w:cs="Courier New"/>
            <w:bCs/>
            <w:sz w:val="20"/>
            <w:szCs w:val="20"/>
          </w:rPr>
          <w:t xml:space="preserve">    arrayList.add("1");</w:t>
        </w:r>
      </w:ins>
    </w:p>
    <w:p w14:paraId="6561CC8A" w14:textId="77777777" w:rsidR="008D4728" w:rsidRPr="008D4728" w:rsidRDefault="008D4728" w:rsidP="008D4728">
      <w:pPr>
        <w:pBdr>
          <w:top w:val="single" w:sz="4" w:space="0" w:color="auto"/>
          <w:left w:val="single" w:sz="4" w:space="4" w:color="auto"/>
          <w:bottom w:val="single" w:sz="4" w:space="1" w:color="auto"/>
          <w:right w:val="single" w:sz="4" w:space="4" w:color="auto"/>
        </w:pBdr>
        <w:spacing w:after="0" w:line="240" w:lineRule="auto"/>
        <w:ind w:left="1146"/>
        <w:rPr>
          <w:ins w:id="106" w:author="asus" w:date="2018-11-26T22:07:00Z"/>
          <w:rFonts w:ascii="Courier New" w:hAnsi="Courier New" w:cs="Courier New"/>
          <w:bCs/>
          <w:sz w:val="20"/>
          <w:szCs w:val="20"/>
        </w:rPr>
      </w:pPr>
      <w:ins w:id="107" w:author="asus" w:date="2018-11-26T22:07:00Z">
        <w:r w:rsidRPr="008D4728">
          <w:rPr>
            <w:rFonts w:ascii="Courier New" w:hAnsi="Courier New" w:cs="Courier New"/>
            <w:bCs/>
            <w:sz w:val="20"/>
            <w:szCs w:val="20"/>
          </w:rPr>
          <w:t xml:space="preserve">    arrayList.add("4");</w:t>
        </w:r>
      </w:ins>
    </w:p>
    <w:p w14:paraId="73F0BF2B" w14:textId="77777777" w:rsidR="008D4728" w:rsidRPr="008D4728" w:rsidRDefault="008D4728" w:rsidP="008D4728">
      <w:pPr>
        <w:pBdr>
          <w:top w:val="single" w:sz="4" w:space="0" w:color="auto"/>
          <w:left w:val="single" w:sz="4" w:space="4" w:color="auto"/>
          <w:bottom w:val="single" w:sz="4" w:space="1" w:color="auto"/>
          <w:right w:val="single" w:sz="4" w:space="4" w:color="auto"/>
        </w:pBdr>
        <w:spacing w:after="0" w:line="240" w:lineRule="auto"/>
        <w:ind w:left="1146"/>
        <w:rPr>
          <w:ins w:id="108" w:author="asus" w:date="2018-11-26T22:07:00Z"/>
          <w:rFonts w:ascii="Courier New" w:hAnsi="Courier New" w:cs="Courier New"/>
          <w:bCs/>
          <w:sz w:val="20"/>
          <w:szCs w:val="20"/>
        </w:rPr>
      </w:pPr>
      <w:ins w:id="109" w:author="asus" w:date="2018-11-26T22:07:00Z">
        <w:r w:rsidRPr="008D4728">
          <w:rPr>
            <w:rFonts w:ascii="Courier New" w:hAnsi="Courier New" w:cs="Courier New"/>
            <w:bCs/>
            <w:sz w:val="20"/>
            <w:szCs w:val="20"/>
          </w:rPr>
          <w:t xml:space="preserve">    arrayList.add("2");</w:t>
        </w:r>
      </w:ins>
    </w:p>
    <w:p w14:paraId="75E2CA2E" w14:textId="77777777" w:rsidR="008D4728" w:rsidRPr="008D4728" w:rsidRDefault="008D4728" w:rsidP="008D4728">
      <w:pPr>
        <w:pBdr>
          <w:top w:val="single" w:sz="4" w:space="0" w:color="auto"/>
          <w:left w:val="single" w:sz="4" w:space="4" w:color="auto"/>
          <w:bottom w:val="single" w:sz="4" w:space="1" w:color="auto"/>
          <w:right w:val="single" w:sz="4" w:space="4" w:color="auto"/>
        </w:pBdr>
        <w:spacing w:after="0" w:line="240" w:lineRule="auto"/>
        <w:ind w:left="1146"/>
        <w:rPr>
          <w:ins w:id="110" w:author="asus" w:date="2018-11-26T22:07:00Z"/>
          <w:rFonts w:ascii="Courier New" w:hAnsi="Courier New" w:cs="Courier New"/>
          <w:bCs/>
          <w:sz w:val="20"/>
          <w:szCs w:val="20"/>
        </w:rPr>
      </w:pPr>
      <w:ins w:id="111" w:author="asus" w:date="2018-11-26T22:07:00Z">
        <w:r w:rsidRPr="008D4728">
          <w:rPr>
            <w:rFonts w:ascii="Courier New" w:hAnsi="Courier New" w:cs="Courier New"/>
            <w:bCs/>
            <w:sz w:val="20"/>
            <w:szCs w:val="20"/>
          </w:rPr>
          <w:t xml:space="preserve">    arrayList.add("5");</w:t>
        </w:r>
      </w:ins>
    </w:p>
    <w:p w14:paraId="187346C4" w14:textId="77777777" w:rsidR="008D4728" w:rsidRPr="008D4728" w:rsidRDefault="008D4728" w:rsidP="008D4728">
      <w:pPr>
        <w:pBdr>
          <w:top w:val="single" w:sz="4" w:space="0" w:color="auto"/>
          <w:left w:val="single" w:sz="4" w:space="4" w:color="auto"/>
          <w:bottom w:val="single" w:sz="4" w:space="1" w:color="auto"/>
          <w:right w:val="single" w:sz="4" w:space="4" w:color="auto"/>
        </w:pBdr>
        <w:spacing w:after="0" w:line="240" w:lineRule="auto"/>
        <w:ind w:left="1146"/>
        <w:rPr>
          <w:ins w:id="112" w:author="asus" w:date="2018-11-26T22:07:00Z"/>
          <w:rFonts w:ascii="Courier New" w:hAnsi="Courier New" w:cs="Courier New"/>
          <w:bCs/>
          <w:sz w:val="20"/>
          <w:szCs w:val="20"/>
        </w:rPr>
      </w:pPr>
      <w:ins w:id="113" w:author="asus" w:date="2018-11-26T22:07:00Z">
        <w:r w:rsidRPr="008D4728">
          <w:rPr>
            <w:rFonts w:ascii="Courier New" w:hAnsi="Courier New" w:cs="Courier New"/>
            <w:bCs/>
            <w:sz w:val="20"/>
            <w:szCs w:val="20"/>
          </w:rPr>
          <w:t xml:space="preserve">    arrayList.add("3");</w:t>
        </w:r>
      </w:ins>
    </w:p>
    <w:p w14:paraId="196E9104" w14:textId="77777777" w:rsidR="008D4728" w:rsidRPr="008D4728" w:rsidRDefault="008D4728" w:rsidP="008D4728">
      <w:pPr>
        <w:pBdr>
          <w:top w:val="single" w:sz="4" w:space="0" w:color="auto"/>
          <w:left w:val="single" w:sz="4" w:space="4" w:color="auto"/>
          <w:bottom w:val="single" w:sz="4" w:space="1" w:color="auto"/>
          <w:right w:val="single" w:sz="4" w:space="4" w:color="auto"/>
        </w:pBdr>
        <w:spacing w:after="0" w:line="240" w:lineRule="auto"/>
        <w:ind w:left="1146"/>
        <w:rPr>
          <w:ins w:id="114" w:author="asus" w:date="2018-11-26T22:07:00Z"/>
          <w:rFonts w:ascii="Courier New" w:hAnsi="Courier New" w:cs="Courier New"/>
          <w:bCs/>
          <w:sz w:val="20"/>
          <w:szCs w:val="20"/>
        </w:rPr>
      </w:pPr>
      <w:ins w:id="115" w:author="asus" w:date="2018-11-26T22:07:00Z">
        <w:r w:rsidRPr="008D4728">
          <w:rPr>
            <w:rFonts w:ascii="Courier New" w:hAnsi="Courier New" w:cs="Courier New"/>
            <w:bCs/>
            <w:sz w:val="20"/>
            <w:szCs w:val="20"/>
          </w:rPr>
          <w:t xml:space="preserve">  </w:t>
        </w:r>
      </w:ins>
    </w:p>
    <w:p w14:paraId="326037A8" w14:textId="77777777" w:rsidR="008D4728" w:rsidRPr="008D4728" w:rsidRDefault="008D4728" w:rsidP="008D4728">
      <w:pPr>
        <w:pBdr>
          <w:top w:val="single" w:sz="4" w:space="0" w:color="auto"/>
          <w:left w:val="single" w:sz="4" w:space="4" w:color="auto"/>
          <w:bottom w:val="single" w:sz="4" w:space="1" w:color="auto"/>
          <w:right w:val="single" w:sz="4" w:space="4" w:color="auto"/>
        </w:pBdr>
        <w:spacing w:after="0" w:line="240" w:lineRule="auto"/>
        <w:ind w:left="1146"/>
        <w:rPr>
          <w:ins w:id="116" w:author="asus" w:date="2018-11-26T22:07:00Z"/>
          <w:rFonts w:ascii="Courier New" w:hAnsi="Courier New" w:cs="Courier New"/>
          <w:bCs/>
          <w:sz w:val="20"/>
          <w:szCs w:val="20"/>
        </w:rPr>
      </w:pPr>
      <w:ins w:id="117" w:author="asus" w:date="2018-11-26T22:07:00Z">
        <w:r w:rsidRPr="008D4728">
          <w:rPr>
            <w:rFonts w:ascii="Courier New" w:hAnsi="Courier New" w:cs="Courier New"/>
            <w:bCs/>
            <w:sz w:val="20"/>
            <w:szCs w:val="20"/>
          </w:rPr>
          <w:t xml:space="preserve">    //create a</w:t>
        </w:r>
      </w:ins>
      <w:del w:id="118" w:author="asus" w:date="2018-11-26T22:07:00Z">
        <w:r w:rsidR="00021B7F" w:rsidRPr="007C4915">
          <w:rPr>
            <w:rFonts w:ascii="Courier New" w:hAnsi="Courier New" w:cs="Courier New"/>
            <w:bCs/>
            <w:sz w:val="20"/>
            <w:szCs w:val="20"/>
          </w:rPr>
          <w:delText xml:space="preserve">       </w:delText>
        </w:r>
      </w:del>
      <w:r w:rsidR="00021B7F" w:rsidRPr="007C4915">
        <w:rPr>
          <w:rFonts w:ascii="Courier New" w:hAnsi="Courier New" w:cs="Courier New"/>
          <w:bCs/>
          <w:sz w:val="20"/>
          <w:szCs w:val="20"/>
        </w:rPr>
        <w:t xml:space="preserve"> Vector </w:t>
      </w:r>
      <w:ins w:id="119" w:author="asus" w:date="2018-11-26T22:07:00Z">
        <w:r w:rsidRPr="008D4728">
          <w:rPr>
            <w:rFonts w:ascii="Courier New" w:hAnsi="Courier New" w:cs="Courier New"/>
            <w:bCs/>
            <w:sz w:val="20"/>
            <w:szCs w:val="20"/>
          </w:rPr>
          <w:t>object</w:t>
        </w:r>
      </w:ins>
    </w:p>
    <w:p w14:paraId="0610E6F7" w14:textId="3B08C532" w:rsidR="00021B7F" w:rsidRPr="007C4915" w:rsidRDefault="008D4728" w:rsidP="00021B7F">
      <w:pPr>
        <w:pBdr>
          <w:top w:val="single" w:sz="4" w:space="0"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ins w:id="120" w:author="asus" w:date="2018-11-26T22:07:00Z">
        <w:r w:rsidRPr="008D4728">
          <w:rPr>
            <w:rFonts w:ascii="Courier New" w:hAnsi="Courier New" w:cs="Courier New"/>
            <w:bCs/>
            <w:sz w:val="20"/>
            <w:szCs w:val="20"/>
          </w:rPr>
          <w:t xml:space="preserve">    </w:t>
        </w:r>
      </w:ins>
      <w:del w:id="121" w:author="asus" w:date="2018-11-26T22:07:00Z">
        <w:r w:rsidR="00021B7F" w:rsidRPr="007C4915">
          <w:rPr>
            <w:rFonts w:ascii="Courier New" w:hAnsi="Courier New" w:cs="Courier New"/>
            <w:bCs/>
            <w:sz w:val="20"/>
            <w:szCs w:val="20"/>
          </w:rPr>
          <w:delText xml:space="preserve">dayNames = new </w:delText>
        </w:r>
      </w:del>
      <w:r w:rsidR="00021B7F" w:rsidRPr="007C4915">
        <w:rPr>
          <w:rFonts w:ascii="Courier New" w:hAnsi="Courier New" w:cs="Courier New"/>
          <w:bCs/>
          <w:sz w:val="20"/>
          <w:szCs w:val="20"/>
        </w:rPr>
        <w:t>Vector</w:t>
      </w:r>
      <w:ins w:id="122" w:author="asus" w:date="2018-11-26T22:07:00Z">
        <w:r w:rsidRPr="008D4728">
          <w:rPr>
            <w:rFonts w:ascii="Courier New" w:hAnsi="Courier New" w:cs="Courier New"/>
            <w:bCs/>
            <w:sz w:val="20"/>
            <w:szCs w:val="20"/>
          </w:rPr>
          <w:t xml:space="preserve"> v = new Vector();   </w:t>
        </w:r>
      </w:ins>
      <w:del w:id="123" w:author="asus" w:date="2018-11-26T22:07:00Z">
        <w:r w:rsidR="00021B7F" w:rsidRPr="007C4915">
          <w:rPr>
            <w:rFonts w:ascii="Courier New" w:hAnsi="Courier New" w:cs="Courier New"/>
            <w:bCs/>
            <w:sz w:val="20"/>
            <w:szCs w:val="20"/>
          </w:rPr>
          <w:delText>();</w:delText>
        </w:r>
      </w:del>
    </w:p>
    <w:p w14:paraId="5A81D7B1" w14:textId="77777777" w:rsidR="008D4728" w:rsidRPr="008D4728" w:rsidRDefault="008D4728" w:rsidP="008D4728">
      <w:pPr>
        <w:pBdr>
          <w:top w:val="single" w:sz="4" w:space="0" w:color="auto"/>
          <w:left w:val="single" w:sz="4" w:space="4" w:color="auto"/>
          <w:bottom w:val="single" w:sz="4" w:space="1" w:color="auto"/>
          <w:right w:val="single" w:sz="4" w:space="4" w:color="auto"/>
        </w:pBdr>
        <w:spacing w:after="0" w:line="240" w:lineRule="auto"/>
        <w:ind w:left="1146"/>
        <w:rPr>
          <w:ins w:id="124" w:author="asus" w:date="2018-11-26T22:07:00Z"/>
          <w:rFonts w:ascii="Courier New" w:hAnsi="Courier New" w:cs="Courier New"/>
          <w:bCs/>
          <w:sz w:val="20"/>
          <w:szCs w:val="20"/>
        </w:rPr>
      </w:pPr>
    </w:p>
    <w:p w14:paraId="423C9AE9" w14:textId="77777777" w:rsidR="008D4728" w:rsidRPr="008D4728" w:rsidRDefault="008D4728" w:rsidP="008D4728">
      <w:pPr>
        <w:pBdr>
          <w:top w:val="single" w:sz="4" w:space="0" w:color="auto"/>
          <w:left w:val="single" w:sz="4" w:space="4" w:color="auto"/>
          <w:bottom w:val="single" w:sz="4" w:space="1" w:color="auto"/>
          <w:right w:val="single" w:sz="4" w:space="4" w:color="auto"/>
        </w:pBdr>
        <w:spacing w:after="0" w:line="240" w:lineRule="auto"/>
        <w:ind w:left="1146"/>
        <w:rPr>
          <w:ins w:id="125" w:author="asus" w:date="2018-11-26T22:07:00Z"/>
          <w:rFonts w:ascii="Courier New" w:hAnsi="Courier New" w:cs="Courier New"/>
          <w:bCs/>
          <w:sz w:val="20"/>
          <w:szCs w:val="20"/>
        </w:rPr>
      </w:pPr>
      <w:ins w:id="126" w:author="asus" w:date="2018-11-26T22:07:00Z">
        <w:r w:rsidRPr="008D4728">
          <w:rPr>
            <w:rFonts w:ascii="Courier New" w:hAnsi="Courier New" w:cs="Courier New"/>
            <w:bCs/>
            <w:sz w:val="20"/>
            <w:szCs w:val="20"/>
          </w:rPr>
          <w:t xml:space="preserve">    //Add elements to Vector</w:t>
        </w:r>
      </w:ins>
    </w:p>
    <w:p w14:paraId="517956F7" w14:textId="2A0FAEEB" w:rsidR="00021B7F" w:rsidRPr="007C4915" w:rsidRDefault="008D4728" w:rsidP="00021B7F">
      <w:pPr>
        <w:pBdr>
          <w:top w:val="single" w:sz="4" w:space="0" w:color="auto"/>
          <w:left w:val="single" w:sz="4" w:space="4" w:color="auto"/>
          <w:bottom w:val="single" w:sz="4" w:space="1" w:color="auto"/>
          <w:right w:val="single" w:sz="4" w:space="4" w:color="auto"/>
        </w:pBdr>
        <w:spacing w:after="0" w:line="240" w:lineRule="auto"/>
        <w:ind w:left="1146"/>
        <w:rPr>
          <w:del w:id="127" w:author="asus" w:date="2018-11-26T22:07:00Z"/>
          <w:rFonts w:ascii="Courier New" w:hAnsi="Courier New" w:cs="Courier New"/>
          <w:bCs/>
          <w:sz w:val="20"/>
          <w:szCs w:val="20"/>
        </w:rPr>
      </w:pPr>
      <w:ins w:id="128" w:author="asus" w:date="2018-11-26T22:07:00Z">
        <w:r w:rsidRPr="008D4728">
          <w:rPr>
            <w:rFonts w:ascii="Courier New" w:hAnsi="Courier New" w:cs="Courier New"/>
            <w:bCs/>
            <w:sz w:val="20"/>
            <w:szCs w:val="20"/>
          </w:rPr>
          <w:t xml:space="preserve">    v</w:t>
        </w:r>
      </w:ins>
      <w:del w:id="129" w:author="asus" w:date="2018-11-26T22:07:00Z">
        <w:r w:rsidR="00021B7F" w:rsidRPr="007C4915">
          <w:rPr>
            <w:rFonts w:ascii="Courier New" w:hAnsi="Courier New" w:cs="Courier New"/>
            <w:bCs/>
            <w:sz w:val="20"/>
            <w:szCs w:val="20"/>
          </w:rPr>
          <w:delText xml:space="preserve">        dayNames.add("Sunday");</w:delText>
        </w:r>
      </w:del>
    </w:p>
    <w:p w14:paraId="370A1547" w14:textId="77777777" w:rsidR="00021B7F" w:rsidRPr="007C4915" w:rsidRDefault="00021B7F" w:rsidP="00021B7F">
      <w:pPr>
        <w:pBdr>
          <w:top w:val="single" w:sz="4" w:space="0" w:color="auto"/>
          <w:left w:val="single" w:sz="4" w:space="4" w:color="auto"/>
          <w:bottom w:val="single" w:sz="4" w:space="1" w:color="auto"/>
          <w:right w:val="single" w:sz="4" w:space="4" w:color="auto"/>
        </w:pBdr>
        <w:spacing w:after="0" w:line="240" w:lineRule="auto"/>
        <w:ind w:left="1146"/>
        <w:rPr>
          <w:del w:id="130" w:author="asus" w:date="2018-11-26T22:07:00Z"/>
          <w:rFonts w:ascii="Courier New" w:hAnsi="Courier New" w:cs="Courier New"/>
          <w:bCs/>
          <w:sz w:val="20"/>
          <w:szCs w:val="20"/>
        </w:rPr>
      </w:pPr>
      <w:del w:id="131" w:author="asus" w:date="2018-11-26T22:07:00Z">
        <w:r w:rsidRPr="007C4915">
          <w:rPr>
            <w:rFonts w:ascii="Courier New" w:hAnsi="Courier New" w:cs="Courier New"/>
            <w:bCs/>
            <w:sz w:val="20"/>
            <w:szCs w:val="20"/>
          </w:rPr>
          <w:delText xml:space="preserve">        dayNames.add("Monday");</w:delText>
        </w:r>
      </w:del>
    </w:p>
    <w:p w14:paraId="18DF0C94" w14:textId="77777777" w:rsidR="00021B7F" w:rsidRPr="007C4915" w:rsidRDefault="00021B7F" w:rsidP="00021B7F">
      <w:pPr>
        <w:pBdr>
          <w:top w:val="single" w:sz="4" w:space="0" w:color="auto"/>
          <w:left w:val="single" w:sz="4" w:space="4" w:color="auto"/>
          <w:bottom w:val="single" w:sz="4" w:space="1" w:color="auto"/>
          <w:right w:val="single" w:sz="4" w:space="4" w:color="auto"/>
        </w:pBdr>
        <w:spacing w:after="0" w:line="240" w:lineRule="auto"/>
        <w:ind w:left="1146"/>
        <w:rPr>
          <w:del w:id="132" w:author="asus" w:date="2018-11-26T22:07:00Z"/>
          <w:rFonts w:ascii="Courier New" w:hAnsi="Courier New" w:cs="Courier New"/>
          <w:bCs/>
          <w:sz w:val="20"/>
          <w:szCs w:val="20"/>
        </w:rPr>
      </w:pPr>
      <w:del w:id="133" w:author="asus" w:date="2018-11-26T22:07:00Z">
        <w:r w:rsidRPr="007C4915">
          <w:rPr>
            <w:rFonts w:ascii="Courier New" w:hAnsi="Courier New" w:cs="Courier New"/>
            <w:bCs/>
            <w:sz w:val="20"/>
            <w:szCs w:val="20"/>
          </w:rPr>
          <w:delText xml:space="preserve">        dayNames.add("Tuesday");</w:delText>
        </w:r>
      </w:del>
    </w:p>
    <w:p w14:paraId="3FF23DB1" w14:textId="77777777" w:rsidR="00021B7F" w:rsidRPr="007C4915" w:rsidRDefault="00021B7F" w:rsidP="00021B7F">
      <w:pPr>
        <w:pBdr>
          <w:top w:val="single" w:sz="4" w:space="0" w:color="auto"/>
          <w:left w:val="single" w:sz="4" w:space="4" w:color="auto"/>
          <w:bottom w:val="single" w:sz="4" w:space="1" w:color="auto"/>
          <w:right w:val="single" w:sz="4" w:space="4" w:color="auto"/>
        </w:pBdr>
        <w:spacing w:after="0" w:line="240" w:lineRule="auto"/>
        <w:ind w:left="1146"/>
        <w:rPr>
          <w:del w:id="134" w:author="asus" w:date="2018-11-26T22:07:00Z"/>
          <w:rFonts w:ascii="Courier New" w:hAnsi="Courier New" w:cs="Courier New"/>
          <w:bCs/>
          <w:sz w:val="20"/>
          <w:szCs w:val="20"/>
        </w:rPr>
      </w:pPr>
      <w:del w:id="135" w:author="asus" w:date="2018-11-26T22:07:00Z">
        <w:r w:rsidRPr="007C4915">
          <w:rPr>
            <w:rFonts w:ascii="Courier New" w:hAnsi="Courier New" w:cs="Courier New"/>
            <w:bCs/>
            <w:sz w:val="20"/>
            <w:szCs w:val="20"/>
          </w:rPr>
          <w:delText xml:space="preserve">        dayNames.add("Wednesday");</w:delText>
        </w:r>
      </w:del>
    </w:p>
    <w:p w14:paraId="4B35846B" w14:textId="77777777" w:rsidR="00021B7F" w:rsidRPr="007C4915" w:rsidRDefault="00021B7F" w:rsidP="00021B7F">
      <w:pPr>
        <w:pBdr>
          <w:top w:val="single" w:sz="4" w:space="0" w:color="auto"/>
          <w:left w:val="single" w:sz="4" w:space="4" w:color="auto"/>
          <w:bottom w:val="single" w:sz="4" w:space="1" w:color="auto"/>
          <w:right w:val="single" w:sz="4" w:space="4" w:color="auto"/>
        </w:pBdr>
        <w:spacing w:after="0" w:line="240" w:lineRule="auto"/>
        <w:ind w:left="1146"/>
        <w:rPr>
          <w:del w:id="136" w:author="asus" w:date="2018-11-26T22:07:00Z"/>
          <w:rFonts w:ascii="Courier New" w:hAnsi="Courier New" w:cs="Courier New"/>
          <w:bCs/>
          <w:sz w:val="20"/>
          <w:szCs w:val="20"/>
        </w:rPr>
      </w:pPr>
      <w:del w:id="137" w:author="asus" w:date="2018-11-26T22:07:00Z">
        <w:r w:rsidRPr="007C4915">
          <w:rPr>
            <w:rFonts w:ascii="Courier New" w:hAnsi="Courier New" w:cs="Courier New"/>
            <w:bCs/>
            <w:sz w:val="20"/>
            <w:szCs w:val="20"/>
          </w:rPr>
          <w:delText xml:space="preserve">        dayNames.add("Thursday");</w:delText>
        </w:r>
      </w:del>
    </w:p>
    <w:p w14:paraId="5F25E3E5" w14:textId="36B631C8" w:rsidR="00021B7F" w:rsidRPr="007C4915" w:rsidRDefault="00021B7F" w:rsidP="00021B7F">
      <w:pPr>
        <w:pBdr>
          <w:top w:val="single" w:sz="4" w:space="0"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del w:id="138" w:author="asus" w:date="2018-11-26T22:07:00Z">
        <w:r w:rsidRPr="007C4915">
          <w:rPr>
            <w:rFonts w:ascii="Courier New" w:hAnsi="Courier New" w:cs="Courier New"/>
            <w:bCs/>
            <w:sz w:val="20"/>
            <w:szCs w:val="20"/>
          </w:rPr>
          <w:delText xml:space="preserve">        dayNames</w:delText>
        </w:r>
      </w:del>
      <w:r w:rsidRPr="007C4915">
        <w:rPr>
          <w:rFonts w:ascii="Courier New" w:hAnsi="Courier New" w:cs="Courier New"/>
          <w:bCs/>
          <w:sz w:val="20"/>
          <w:szCs w:val="20"/>
        </w:rPr>
        <w:t>.add("</w:t>
      </w:r>
      <w:ins w:id="139" w:author="asus" w:date="2018-11-26T22:07:00Z">
        <w:r w:rsidR="008D4728" w:rsidRPr="008D4728">
          <w:rPr>
            <w:rFonts w:ascii="Courier New" w:hAnsi="Courier New" w:cs="Courier New"/>
            <w:bCs/>
            <w:sz w:val="20"/>
            <w:szCs w:val="20"/>
          </w:rPr>
          <w:t>A</w:t>
        </w:r>
      </w:ins>
      <w:del w:id="140" w:author="asus" w:date="2018-11-26T22:07:00Z">
        <w:r w:rsidRPr="007C4915">
          <w:rPr>
            <w:rFonts w:ascii="Courier New" w:hAnsi="Courier New" w:cs="Courier New"/>
            <w:bCs/>
            <w:sz w:val="20"/>
            <w:szCs w:val="20"/>
          </w:rPr>
          <w:delText>Friday</w:delText>
        </w:r>
      </w:del>
      <w:r w:rsidRPr="007C4915">
        <w:rPr>
          <w:rFonts w:ascii="Courier New" w:hAnsi="Courier New" w:cs="Courier New"/>
          <w:bCs/>
          <w:sz w:val="20"/>
          <w:szCs w:val="20"/>
        </w:rPr>
        <w:t>");</w:t>
      </w:r>
    </w:p>
    <w:p w14:paraId="4BA4BF07" w14:textId="5A25078B" w:rsidR="00021B7F" w:rsidRPr="007C4915" w:rsidRDefault="00021B7F" w:rsidP="00021B7F">
      <w:pPr>
        <w:pBdr>
          <w:top w:val="single" w:sz="4" w:space="0"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r w:rsidRPr="007C4915">
        <w:rPr>
          <w:rFonts w:ascii="Courier New" w:hAnsi="Courier New" w:cs="Courier New"/>
          <w:bCs/>
          <w:sz w:val="20"/>
          <w:szCs w:val="20"/>
        </w:rPr>
        <w:t xml:space="preserve">    </w:t>
      </w:r>
      <w:ins w:id="141" w:author="asus" w:date="2018-11-26T22:07:00Z">
        <w:r w:rsidR="008D4728" w:rsidRPr="008D4728">
          <w:rPr>
            <w:rFonts w:ascii="Courier New" w:hAnsi="Courier New" w:cs="Courier New"/>
            <w:bCs/>
            <w:sz w:val="20"/>
            <w:szCs w:val="20"/>
          </w:rPr>
          <w:t>v</w:t>
        </w:r>
      </w:ins>
      <w:del w:id="142" w:author="asus" w:date="2018-11-26T22:07:00Z">
        <w:r w:rsidRPr="007C4915">
          <w:rPr>
            <w:rFonts w:ascii="Courier New" w:hAnsi="Courier New" w:cs="Courier New"/>
            <w:bCs/>
            <w:sz w:val="20"/>
            <w:szCs w:val="20"/>
          </w:rPr>
          <w:delText xml:space="preserve">    dayNames</w:delText>
        </w:r>
      </w:del>
      <w:r w:rsidRPr="007C4915">
        <w:rPr>
          <w:rFonts w:ascii="Courier New" w:hAnsi="Courier New" w:cs="Courier New"/>
          <w:bCs/>
          <w:sz w:val="20"/>
          <w:szCs w:val="20"/>
        </w:rPr>
        <w:t>.add("</w:t>
      </w:r>
      <w:ins w:id="143" w:author="asus" w:date="2018-11-26T22:07:00Z">
        <w:r w:rsidR="008D4728" w:rsidRPr="008D4728">
          <w:rPr>
            <w:rFonts w:ascii="Courier New" w:hAnsi="Courier New" w:cs="Courier New"/>
            <w:bCs/>
            <w:sz w:val="20"/>
            <w:szCs w:val="20"/>
          </w:rPr>
          <w:t>B</w:t>
        </w:r>
      </w:ins>
      <w:del w:id="144" w:author="asus" w:date="2018-11-26T22:07:00Z">
        <w:r w:rsidRPr="007C4915">
          <w:rPr>
            <w:rFonts w:ascii="Courier New" w:hAnsi="Courier New" w:cs="Courier New"/>
            <w:bCs/>
            <w:sz w:val="20"/>
            <w:szCs w:val="20"/>
          </w:rPr>
          <w:delText>Saturday</w:delText>
        </w:r>
      </w:del>
      <w:r w:rsidRPr="007C4915">
        <w:rPr>
          <w:rFonts w:ascii="Courier New" w:hAnsi="Courier New" w:cs="Courier New"/>
          <w:bCs/>
          <w:sz w:val="20"/>
          <w:szCs w:val="20"/>
        </w:rPr>
        <w:t>");</w:t>
      </w:r>
    </w:p>
    <w:p w14:paraId="599F35AA" w14:textId="77777777" w:rsidR="008D4728" w:rsidRPr="008D4728" w:rsidRDefault="008D4728" w:rsidP="008D4728">
      <w:pPr>
        <w:pBdr>
          <w:top w:val="single" w:sz="4" w:space="0" w:color="auto"/>
          <w:left w:val="single" w:sz="4" w:space="4" w:color="auto"/>
          <w:bottom w:val="single" w:sz="4" w:space="1" w:color="auto"/>
          <w:right w:val="single" w:sz="4" w:space="4" w:color="auto"/>
        </w:pBdr>
        <w:spacing w:after="0" w:line="240" w:lineRule="auto"/>
        <w:ind w:left="1146"/>
        <w:rPr>
          <w:ins w:id="145" w:author="asus" w:date="2018-11-26T22:07:00Z"/>
          <w:rFonts w:ascii="Courier New" w:hAnsi="Courier New" w:cs="Courier New"/>
          <w:bCs/>
          <w:sz w:val="20"/>
          <w:szCs w:val="20"/>
        </w:rPr>
      </w:pPr>
      <w:ins w:id="146" w:author="asus" w:date="2018-11-26T22:07:00Z">
        <w:r w:rsidRPr="008D4728">
          <w:rPr>
            <w:rFonts w:ascii="Courier New" w:hAnsi="Courier New" w:cs="Courier New"/>
            <w:bCs/>
            <w:sz w:val="20"/>
            <w:szCs w:val="20"/>
          </w:rPr>
          <w:t xml:space="preserve">    v.add("D");</w:t>
        </w:r>
      </w:ins>
    </w:p>
    <w:p w14:paraId="4BDA9040" w14:textId="77777777" w:rsidR="008D4728" w:rsidRPr="008D4728" w:rsidRDefault="008D4728" w:rsidP="008D4728">
      <w:pPr>
        <w:pBdr>
          <w:top w:val="single" w:sz="4" w:space="0" w:color="auto"/>
          <w:left w:val="single" w:sz="4" w:space="4" w:color="auto"/>
          <w:bottom w:val="single" w:sz="4" w:space="1" w:color="auto"/>
          <w:right w:val="single" w:sz="4" w:space="4" w:color="auto"/>
        </w:pBdr>
        <w:spacing w:after="0" w:line="240" w:lineRule="auto"/>
        <w:ind w:left="1146"/>
        <w:rPr>
          <w:ins w:id="147" w:author="asus" w:date="2018-11-26T22:07:00Z"/>
          <w:rFonts w:ascii="Courier New" w:hAnsi="Courier New" w:cs="Courier New"/>
          <w:bCs/>
          <w:sz w:val="20"/>
          <w:szCs w:val="20"/>
        </w:rPr>
      </w:pPr>
      <w:ins w:id="148" w:author="asus" w:date="2018-11-26T22:07:00Z">
        <w:r w:rsidRPr="008D4728">
          <w:rPr>
            <w:rFonts w:ascii="Courier New" w:hAnsi="Courier New" w:cs="Courier New"/>
            <w:bCs/>
            <w:sz w:val="20"/>
            <w:szCs w:val="20"/>
          </w:rPr>
          <w:t xml:space="preserve">    v.add("E");</w:t>
        </w:r>
      </w:ins>
    </w:p>
    <w:p w14:paraId="1ADCCAC2" w14:textId="77777777" w:rsidR="008D4728" w:rsidRPr="008D4728" w:rsidRDefault="008D4728" w:rsidP="008D4728">
      <w:pPr>
        <w:pBdr>
          <w:top w:val="single" w:sz="4" w:space="0" w:color="auto"/>
          <w:left w:val="single" w:sz="4" w:space="4" w:color="auto"/>
          <w:bottom w:val="single" w:sz="4" w:space="1" w:color="auto"/>
          <w:right w:val="single" w:sz="4" w:space="4" w:color="auto"/>
        </w:pBdr>
        <w:spacing w:after="0" w:line="240" w:lineRule="auto"/>
        <w:ind w:left="1146"/>
        <w:rPr>
          <w:ins w:id="149" w:author="asus" w:date="2018-11-26T22:07:00Z"/>
          <w:rFonts w:ascii="Courier New" w:hAnsi="Courier New" w:cs="Courier New"/>
          <w:bCs/>
          <w:sz w:val="20"/>
          <w:szCs w:val="20"/>
        </w:rPr>
      </w:pPr>
      <w:ins w:id="150" w:author="asus" w:date="2018-11-26T22:07:00Z">
        <w:r w:rsidRPr="008D4728">
          <w:rPr>
            <w:rFonts w:ascii="Courier New" w:hAnsi="Courier New" w:cs="Courier New"/>
            <w:bCs/>
            <w:sz w:val="20"/>
            <w:szCs w:val="20"/>
          </w:rPr>
          <w:t xml:space="preserve">    v.add("F");</w:t>
        </w:r>
      </w:ins>
    </w:p>
    <w:p w14:paraId="235B3059" w14:textId="77777777" w:rsidR="008D4728" w:rsidRPr="008D4728" w:rsidRDefault="008D4728" w:rsidP="008D4728">
      <w:pPr>
        <w:pBdr>
          <w:top w:val="single" w:sz="4" w:space="0" w:color="auto"/>
          <w:left w:val="single" w:sz="4" w:space="4" w:color="auto"/>
          <w:bottom w:val="single" w:sz="4" w:space="1" w:color="auto"/>
          <w:right w:val="single" w:sz="4" w:space="4" w:color="auto"/>
        </w:pBdr>
        <w:spacing w:after="0" w:line="240" w:lineRule="auto"/>
        <w:ind w:left="1146"/>
        <w:rPr>
          <w:ins w:id="151" w:author="asus" w:date="2018-11-26T22:07:00Z"/>
          <w:rFonts w:ascii="Courier New" w:hAnsi="Courier New" w:cs="Courier New"/>
          <w:bCs/>
          <w:sz w:val="20"/>
          <w:szCs w:val="20"/>
        </w:rPr>
      </w:pPr>
      <w:ins w:id="152" w:author="asus" w:date="2018-11-26T22:07:00Z">
        <w:r w:rsidRPr="008D4728">
          <w:rPr>
            <w:rFonts w:ascii="Courier New" w:hAnsi="Courier New" w:cs="Courier New"/>
            <w:bCs/>
            <w:sz w:val="20"/>
            <w:szCs w:val="20"/>
          </w:rPr>
          <w:t xml:space="preserve">    v.add("G");</w:t>
        </w:r>
      </w:ins>
    </w:p>
    <w:p w14:paraId="7C5A7ED3" w14:textId="77777777" w:rsidR="008D4728" w:rsidRPr="008D4728" w:rsidRDefault="008D4728" w:rsidP="008D4728">
      <w:pPr>
        <w:pBdr>
          <w:top w:val="single" w:sz="4" w:space="0" w:color="auto"/>
          <w:left w:val="single" w:sz="4" w:space="4" w:color="auto"/>
          <w:bottom w:val="single" w:sz="4" w:space="1" w:color="auto"/>
          <w:right w:val="single" w:sz="4" w:space="4" w:color="auto"/>
        </w:pBdr>
        <w:spacing w:after="0" w:line="240" w:lineRule="auto"/>
        <w:ind w:left="1146"/>
        <w:rPr>
          <w:ins w:id="153" w:author="asus" w:date="2018-11-26T22:07:00Z"/>
          <w:rFonts w:ascii="Courier New" w:hAnsi="Courier New" w:cs="Courier New"/>
          <w:bCs/>
          <w:sz w:val="20"/>
          <w:szCs w:val="20"/>
        </w:rPr>
      </w:pPr>
      <w:ins w:id="154" w:author="asus" w:date="2018-11-26T22:07:00Z">
        <w:r w:rsidRPr="008D4728">
          <w:rPr>
            <w:rFonts w:ascii="Courier New" w:hAnsi="Courier New" w:cs="Courier New"/>
            <w:bCs/>
            <w:sz w:val="20"/>
            <w:szCs w:val="20"/>
          </w:rPr>
          <w:t xml:space="preserve">    v.add("H");</w:t>
        </w:r>
      </w:ins>
    </w:p>
    <w:p w14:paraId="36C06335" w14:textId="77777777" w:rsidR="008D4728" w:rsidRPr="008D4728" w:rsidRDefault="008D4728" w:rsidP="008D4728">
      <w:pPr>
        <w:pBdr>
          <w:top w:val="single" w:sz="4" w:space="0" w:color="auto"/>
          <w:left w:val="single" w:sz="4" w:space="4" w:color="auto"/>
          <w:bottom w:val="single" w:sz="4" w:space="1" w:color="auto"/>
          <w:right w:val="single" w:sz="4" w:space="4" w:color="auto"/>
        </w:pBdr>
        <w:spacing w:after="0" w:line="240" w:lineRule="auto"/>
        <w:ind w:left="1146"/>
        <w:rPr>
          <w:ins w:id="155" w:author="asus" w:date="2018-11-26T22:07:00Z"/>
          <w:rFonts w:ascii="Courier New" w:hAnsi="Courier New" w:cs="Courier New"/>
          <w:bCs/>
          <w:sz w:val="20"/>
          <w:szCs w:val="20"/>
        </w:rPr>
      </w:pPr>
    </w:p>
    <w:p w14:paraId="0A414C88" w14:textId="77777777" w:rsidR="00021B7F" w:rsidRPr="007C4915" w:rsidRDefault="00021B7F" w:rsidP="00021B7F">
      <w:pPr>
        <w:pBdr>
          <w:top w:val="single" w:sz="4" w:space="0" w:color="auto"/>
          <w:left w:val="single" w:sz="4" w:space="4" w:color="auto"/>
          <w:bottom w:val="single" w:sz="4" w:space="1" w:color="auto"/>
          <w:right w:val="single" w:sz="4" w:space="4" w:color="auto"/>
        </w:pBdr>
        <w:spacing w:after="0" w:line="240" w:lineRule="auto"/>
        <w:ind w:left="1146"/>
        <w:rPr>
          <w:del w:id="156" w:author="asus" w:date="2018-11-26T22:07:00Z"/>
          <w:rFonts w:ascii="Courier New" w:hAnsi="Courier New" w:cs="Courier New"/>
          <w:bCs/>
          <w:sz w:val="20"/>
          <w:szCs w:val="20"/>
        </w:rPr>
      </w:pPr>
      <w:del w:id="157" w:author="asus" w:date="2018-11-26T22:07:00Z">
        <w:r w:rsidRPr="007C4915">
          <w:rPr>
            <w:rFonts w:ascii="Courier New" w:hAnsi="Courier New" w:cs="Courier New"/>
            <w:bCs/>
            <w:sz w:val="20"/>
            <w:szCs w:val="20"/>
          </w:rPr>
          <w:delText xml:space="preserve">        days = dayNames.elements();</w:delText>
        </w:r>
      </w:del>
    </w:p>
    <w:p w14:paraId="0621C0D8" w14:textId="77777777" w:rsidR="00021B7F" w:rsidRPr="007C4915" w:rsidRDefault="00021B7F" w:rsidP="00021B7F">
      <w:pPr>
        <w:pBdr>
          <w:top w:val="single" w:sz="4" w:space="0" w:color="auto"/>
          <w:left w:val="single" w:sz="4" w:space="4" w:color="auto"/>
          <w:bottom w:val="single" w:sz="4" w:space="1" w:color="auto"/>
          <w:right w:val="single" w:sz="4" w:space="4" w:color="auto"/>
        </w:pBdr>
        <w:spacing w:after="0" w:line="240" w:lineRule="auto"/>
        <w:ind w:left="1146"/>
        <w:rPr>
          <w:del w:id="158" w:author="asus" w:date="2018-11-26T22:07:00Z"/>
          <w:rFonts w:ascii="Courier New" w:hAnsi="Courier New" w:cs="Courier New"/>
          <w:bCs/>
          <w:sz w:val="20"/>
          <w:szCs w:val="20"/>
        </w:rPr>
      </w:pPr>
    </w:p>
    <w:p w14:paraId="57EFE43A" w14:textId="77777777" w:rsidR="00021B7F" w:rsidRPr="007C4915" w:rsidRDefault="00021B7F" w:rsidP="00021B7F">
      <w:pPr>
        <w:pBdr>
          <w:top w:val="single" w:sz="4" w:space="0" w:color="auto"/>
          <w:left w:val="single" w:sz="4" w:space="4" w:color="auto"/>
          <w:bottom w:val="single" w:sz="4" w:space="1" w:color="auto"/>
          <w:right w:val="single" w:sz="4" w:space="4" w:color="auto"/>
        </w:pBdr>
        <w:spacing w:after="0" w:line="240" w:lineRule="auto"/>
        <w:ind w:left="1146"/>
        <w:rPr>
          <w:del w:id="159" w:author="asus" w:date="2018-11-26T22:07:00Z"/>
          <w:rFonts w:ascii="Courier New" w:hAnsi="Courier New" w:cs="Courier New"/>
          <w:bCs/>
          <w:sz w:val="20"/>
          <w:szCs w:val="20"/>
        </w:rPr>
      </w:pPr>
      <w:del w:id="160" w:author="asus" w:date="2018-11-26T22:07:00Z">
        <w:r w:rsidRPr="007C4915">
          <w:rPr>
            <w:rFonts w:ascii="Courier New" w:hAnsi="Courier New" w:cs="Courier New"/>
            <w:bCs/>
            <w:sz w:val="20"/>
            <w:szCs w:val="20"/>
          </w:rPr>
          <w:delText xml:space="preserve">        while (days.hasMoreElements())</w:delText>
        </w:r>
      </w:del>
    </w:p>
    <w:p w14:paraId="29136308" w14:textId="0DAABA27" w:rsidR="00021B7F" w:rsidRPr="007C4915" w:rsidRDefault="00021B7F" w:rsidP="00021B7F">
      <w:pPr>
        <w:pBdr>
          <w:top w:val="single" w:sz="4" w:space="0"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del w:id="161" w:author="asus" w:date="2018-11-26T22:07:00Z">
        <w:r w:rsidRPr="007C4915">
          <w:rPr>
            <w:rFonts w:ascii="Courier New" w:hAnsi="Courier New" w:cs="Courier New"/>
            <w:bCs/>
            <w:sz w:val="20"/>
            <w:szCs w:val="20"/>
          </w:rPr>
          <w:delText xml:space="preserve">        </w:delText>
        </w:r>
      </w:del>
      <w:r w:rsidRPr="007C4915">
        <w:rPr>
          <w:rFonts w:ascii="Courier New" w:hAnsi="Courier New" w:cs="Courier New"/>
          <w:bCs/>
          <w:sz w:val="20"/>
          <w:szCs w:val="20"/>
        </w:rPr>
        <w:t xml:space="preserve">    System.out.println</w:t>
      </w:r>
      <w:ins w:id="162" w:author="asus" w:date="2018-11-26T22:07:00Z">
        <w:r w:rsidR="008D4728" w:rsidRPr="008D4728">
          <w:rPr>
            <w:rFonts w:ascii="Courier New" w:hAnsi="Courier New" w:cs="Courier New"/>
            <w:bCs/>
            <w:sz w:val="20"/>
            <w:szCs w:val="20"/>
          </w:rPr>
          <w:t>("Before copy, Vector Contains : " + v);</w:t>
        </w:r>
      </w:ins>
      <w:del w:id="163" w:author="asus" w:date="2018-11-26T22:07:00Z">
        <w:r w:rsidRPr="007C4915">
          <w:rPr>
            <w:rFonts w:ascii="Courier New" w:hAnsi="Courier New" w:cs="Courier New"/>
            <w:bCs/>
            <w:sz w:val="20"/>
            <w:szCs w:val="20"/>
          </w:rPr>
          <w:delText>(days.nextElement());</w:delText>
        </w:r>
      </w:del>
    </w:p>
    <w:p w14:paraId="69B43219" w14:textId="77777777" w:rsidR="008D4728" w:rsidRPr="008D4728" w:rsidRDefault="008D4728" w:rsidP="008D4728">
      <w:pPr>
        <w:pBdr>
          <w:top w:val="single" w:sz="4" w:space="0" w:color="auto"/>
          <w:left w:val="single" w:sz="4" w:space="4" w:color="auto"/>
          <w:bottom w:val="single" w:sz="4" w:space="1" w:color="auto"/>
          <w:right w:val="single" w:sz="4" w:space="4" w:color="auto"/>
        </w:pBdr>
        <w:spacing w:after="0" w:line="240" w:lineRule="auto"/>
        <w:ind w:left="1146"/>
        <w:rPr>
          <w:ins w:id="164" w:author="asus" w:date="2018-11-26T22:07:00Z"/>
          <w:rFonts w:ascii="Courier New" w:hAnsi="Courier New" w:cs="Courier New"/>
          <w:bCs/>
          <w:sz w:val="20"/>
          <w:szCs w:val="20"/>
        </w:rPr>
      </w:pPr>
    </w:p>
    <w:p w14:paraId="40F2D14F" w14:textId="77777777" w:rsidR="008D4728" w:rsidRPr="008D4728" w:rsidRDefault="008D4728" w:rsidP="008D4728">
      <w:pPr>
        <w:pBdr>
          <w:top w:val="single" w:sz="4" w:space="0" w:color="auto"/>
          <w:left w:val="single" w:sz="4" w:space="4" w:color="auto"/>
          <w:bottom w:val="single" w:sz="4" w:space="1" w:color="auto"/>
          <w:right w:val="single" w:sz="4" w:space="4" w:color="auto"/>
        </w:pBdr>
        <w:spacing w:after="0" w:line="240" w:lineRule="auto"/>
        <w:ind w:left="1146"/>
        <w:rPr>
          <w:ins w:id="165" w:author="asus" w:date="2018-11-26T22:07:00Z"/>
          <w:rFonts w:ascii="Courier New" w:hAnsi="Courier New" w:cs="Courier New"/>
          <w:bCs/>
          <w:sz w:val="20"/>
          <w:szCs w:val="20"/>
        </w:rPr>
      </w:pPr>
      <w:ins w:id="166" w:author="asus" w:date="2018-11-26T22:07:00Z">
        <w:r w:rsidRPr="008D4728">
          <w:rPr>
            <w:rFonts w:ascii="Courier New" w:hAnsi="Courier New" w:cs="Courier New"/>
            <w:bCs/>
            <w:sz w:val="20"/>
            <w:szCs w:val="20"/>
          </w:rPr>
          <w:t xml:space="preserve">    //copy all elements of ArrayList to Vector using copy method of Collections class</w:t>
        </w:r>
      </w:ins>
    </w:p>
    <w:p w14:paraId="3E549093" w14:textId="77777777" w:rsidR="008D4728" w:rsidRPr="008D4728" w:rsidRDefault="008D4728" w:rsidP="008D4728">
      <w:pPr>
        <w:pBdr>
          <w:top w:val="single" w:sz="4" w:space="0" w:color="auto"/>
          <w:left w:val="single" w:sz="4" w:space="4" w:color="auto"/>
          <w:bottom w:val="single" w:sz="4" w:space="1" w:color="auto"/>
          <w:right w:val="single" w:sz="4" w:space="4" w:color="auto"/>
        </w:pBdr>
        <w:spacing w:after="0" w:line="240" w:lineRule="auto"/>
        <w:ind w:left="1146"/>
        <w:rPr>
          <w:ins w:id="167" w:author="asus" w:date="2018-11-26T22:07:00Z"/>
          <w:rFonts w:ascii="Courier New" w:hAnsi="Courier New" w:cs="Courier New"/>
          <w:bCs/>
          <w:sz w:val="20"/>
          <w:szCs w:val="20"/>
        </w:rPr>
      </w:pPr>
    </w:p>
    <w:p w14:paraId="4D3B3F2D" w14:textId="77777777" w:rsidR="008D4728" w:rsidRPr="008D4728" w:rsidRDefault="008D4728" w:rsidP="008D4728">
      <w:pPr>
        <w:pBdr>
          <w:top w:val="single" w:sz="4" w:space="0" w:color="auto"/>
          <w:left w:val="single" w:sz="4" w:space="4" w:color="auto"/>
          <w:bottom w:val="single" w:sz="4" w:space="1" w:color="auto"/>
          <w:right w:val="single" w:sz="4" w:space="4" w:color="auto"/>
        </w:pBdr>
        <w:spacing w:after="0" w:line="240" w:lineRule="auto"/>
        <w:ind w:left="1146"/>
        <w:rPr>
          <w:ins w:id="168" w:author="asus" w:date="2018-11-26T22:07:00Z"/>
          <w:rFonts w:ascii="Courier New" w:hAnsi="Courier New" w:cs="Courier New"/>
          <w:bCs/>
          <w:sz w:val="20"/>
          <w:szCs w:val="20"/>
        </w:rPr>
      </w:pPr>
      <w:ins w:id="169" w:author="asus" w:date="2018-11-26T22:07:00Z">
        <w:r w:rsidRPr="008D4728">
          <w:rPr>
            <w:rFonts w:ascii="Courier New" w:hAnsi="Courier New" w:cs="Courier New"/>
            <w:bCs/>
            <w:sz w:val="20"/>
            <w:szCs w:val="20"/>
          </w:rPr>
          <w:lastRenderedPageBreak/>
          <w:t xml:space="preserve">    Collections.copy(v,arrayList);</w:t>
        </w:r>
      </w:ins>
    </w:p>
    <w:p w14:paraId="74F39123" w14:textId="77777777" w:rsidR="008D4728" w:rsidRPr="008D4728" w:rsidRDefault="008D4728" w:rsidP="008D4728">
      <w:pPr>
        <w:pBdr>
          <w:top w:val="single" w:sz="4" w:space="0" w:color="auto"/>
          <w:left w:val="single" w:sz="4" w:space="4" w:color="auto"/>
          <w:bottom w:val="single" w:sz="4" w:space="1" w:color="auto"/>
          <w:right w:val="single" w:sz="4" w:space="4" w:color="auto"/>
        </w:pBdr>
        <w:spacing w:after="0" w:line="240" w:lineRule="auto"/>
        <w:ind w:left="1146"/>
        <w:rPr>
          <w:ins w:id="170" w:author="asus" w:date="2018-11-26T22:07:00Z"/>
          <w:rFonts w:ascii="Courier New" w:hAnsi="Courier New" w:cs="Courier New"/>
          <w:bCs/>
          <w:sz w:val="20"/>
          <w:szCs w:val="20"/>
        </w:rPr>
      </w:pPr>
    </w:p>
    <w:p w14:paraId="3F13EC38" w14:textId="77777777" w:rsidR="008D4728" w:rsidRPr="008D4728" w:rsidRDefault="008D4728" w:rsidP="008D4728">
      <w:pPr>
        <w:pBdr>
          <w:top w:val="single" w:sz="4" w:space="0" w:color="auto"/>
          <w:left w:val="single" w:sz="4" w:space="4" w:color="auto"/>
          <w:bottom w:val="single" w:sz="4" w:space="1" w:color="auto"/>
          <w:right w:val="single" w:sz="4" w:space="4" w:color="auto"/>
        </w:pBdr>
        <w:spacing w:after="0" w:line="240" w:lineRule="auto"/>
        <w:ind w:left="1146"/>
        <w:rPr>
          <w:ins w:id="171" w:author="asus" w:date="2018-11-26T22:07:00Z"/>
          <w:rFonts w:ascii="Courier New" w:hAnsi="Courier New" w:cs="Courier New"/>
          <w:bCs/>
          <w:sz w:val="20"/>
          <w:szCs w:val="20"/>
        </w:rPr>
      </w:pPr>
      <w:ins w:id="172" w:author="asus" w:date="2018-11-26T22:07:00Z">
        <w:r w:rsidRPr="008D4728">
          <w:rPr>
            <w:rFonts w:ascii="Courier New" w:hAnsi="Courier New" w:cs="Courier New"/>
            <w:bCs/>
            <w:sz w:val="20"/>
            <w:szCs w:val="20"/>
          </w:rPr>
          <w:t xml:space="preserve">    System.out.println("After Copy, Vector Contains : " + v);  </w:t>
        </w:r>
      </w:ins>
    </w:p>
    <w:p w14:paraId="67CAFB34" w14:textId="77777777" w:rsidR="00021B7F" w:rsidRPr="007C4915" w:rsidRDefault="00021B7F" w:rsidP="00021B7F">
      <w:pPr>
        <w:pBdr>
          <w:top w:val="single" w:sz="4" w:space="0"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del w:id="173" w:author="asus" w:date="2018-11-26T22:07:00Z">
        <w:r w:rsidRPr="007C4915">
          <w:rPr>
            <w:rFonts w:ascii="Courier New" w:hAnsi="Courier New" w:cs="Courier New"/>
            <w:bCs/>
            <w:sz w:val="20"/>
            <w:szCs w:val="20"/>
          </w:rPr>
          <w:delText xml:space="preserve">  </w:delText>
        </w:r>
      </w:del>
      <w:r w:rsidRPr="007C4915">
        <w:rPr>
          <w:rFonts w:ascii="Courier New" w:hAnsi="Courier New" w:cs="Courier New"/>
          <w:bCs/>
          <w:sz w:val="20"/>
          <w:szCs w:val="20"/>
        </w:rPr>
        <w:t xml:space="preserve">  }</w:t>
      </w:r>
    </w:p>
    <w:p w14:paraId="7113D6CD" w14:textId="77777777" w:rsidR="00021B7F" w:rsidRPr="005A75D4" w:rsidRDefault="00021B7F" w:rsidP="00021B7F">
      <w:pPr>
        <w:pBdr>
          <w:top w:val="single" w:sz="4" w:space="0"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lang w:val="en-ID"/>
        </w:rPr>
      </w:pPr>
      <w:r w:rsidRPr="007C4915">
        <w:rPr>
          <w:rFonts w:ascii="Courier New" w:hAnsi="Courier New" w:cs="Courier New"/>
          <w:bCs/>
          <w:sz w:val="20"/>
          <w:szCs w:val="20"/>
        </w:rPr>
        <w:t>}</w:t>
      </w:r>
    </w:p>
    <w:p w14:paraId="2124594E" w14:textId="77777777" w:rsidR="00021B7F" w:rsidRPr="007C4915" w:rsidRDefault="00021B7F" w:rsidP="00021B7F">
      <w:pPr>
        <w:pStyle w:val="ListParagraph"/>
        <w:numPr>
          <w:ilvl w:val="0"/>
          <w:numId w:val="32"/>
        </w:numPr>
        <w:rPr>
          <w:rFonts w:ascii="Times New Roman" w:hAnsi="Times New Roman" w:cs="Times New Roman"/>
          <w:noProof/>
          <w:sz w:val="24"/>
          <w:szCs w:val="24"/>
        </w:rPr>
      </w:pPr>
      <w:r w:rsidRPr="007C4915">
        <w:rPr>
          <w:rFonts w:ascii="Times New Roman" w:hAnsi="Times New Roman" w:cs="Times New Roman"/>
          <w:noProof/>
          <w:sz w:val="24"/>
          <w:szCs w:val="24"/>
        </w:rPr>
        <w:t>Output program</w:t>
      </w:r>
    </w:p>
    <w:p w14:paraId="0A82CF4B" w14:textId="7A59E799" w:rsidR="00021B7F" w:rsidRPr="000C2707" w:rsidRDefault="00C759AB" w:rsidP="00C759AB">
      <w:pPr>
        <w:pStyle w:val="ListParagraph"/>
        <w:ind w:left="1146" w:hanging="12"/>
        <w:rPr>
          <w:rFonts w:ascii="Times New Roman" w:hAnsi="Times New Roman" w:cs="Times New Roman"/>
          <w:noProof/>
          <w:sz w:val="24"/>
          <w:szCs w:val="24"/>
          <w:lang w:val="en-ID"/>
        </w:rPr>
        <w:pPrChange w:id="174" w:author="asus" w:date="2018-11-26T22:07:00Z">
          <w:pPr>
            <w:pStyle w:val="ListParagraph"/>
            <w:ind w:left="1146" w:firstLine="720"/>
          </w:pPr>
        </w:pPrChange>
      </w:pPr>
      <w:ins w:id="175" w:author="asus" w:date="2018-11-26T22:07:00Z">
        <w:r>
          <w:rPr>
            <w:noProof/>
            <w:lang w:val="en-US"/>
          </w:rPr>
          <w:drawing>
            <wp:inline distT="0" distB="0" distL="0" distR="0" wp14:anchorId="6616CED1" wp14:editId="140919E5">
              <wp:extent cx="5836920" cy="120791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836920" cy="1207918"/>
                      </a:xfrm>
                      <a:prstGeom prst="rect">
                        <a:avLst/>
                      </a:prstGeom>
                    </pic:spPr>
                  </pic:pic>
                </a:graphicData>
              </a:graphic>
            </wp:inline>
          </w:drawing>
        </w:r>
      </w:ins>
    </w:p>
    <w:p w14:paraId="57572E6F" w14:textId="77777777" w:rsidR="00021B7F" w:rsidRDefault="00021B7F" w:rsidP="00021B7F">
      <w:pPr>
        <w:pStyle w:val="ListParagraph"/>
        <w:numPr>
          <w:ilvl w:val="0"/>
          <w:numId w:val="32"/>
        </w:numPr>
        <w:rPr>
          <w:rFonts w:ascii="Times New Roman" w:hAnsi="Times New Roman" w:cs="Times New Roman"/>
          <w:noProof/>
          <w:sz w:val="24"/>
          <w:szCs w:val="24"/>
          <w:lang w:val="en-ID"/>
        </w:rPr>
      </w:pPr>
      <w:r w:rsidRPr="00615F35">
        <w:rPr>
          <w:rFonts w:ascii="Times New Roman" w:hAnsi="Times New Roman" w:cs="Times New Roman"/>
          <w:noProof/>
          <w:sz w:val="24"/>
          <w:szCs w:val="24"/>
        </w:rPr>
        <w:t>Analisa</w:t>
      </w:r>
    </w:p>
    <w:p w14:paraId="469D4F63" w14:textId="77777777" w:rsidR="00021B7F" w:rsidRPr="00021B7F" w:rsidRDefault="00021B7F" w:rsidP="00021B7F">
      <w:pPr>
        <w:pStyle w:val="ListParagraph"/>
        <w:ind w:left="1080"/>
        <w:rPr>
          <w:rFonts w:ascii="Times New Roman" w:hAnsi="Times New Roman" w:cs="Times New Roman"/>
          <w:noProof/>
          <w:sz w:val="24"/>
          <w:szCs w:val="24"/>
          <w:lang w:val="en-ID"/>
        </w:rPr>
      </w:pPr>
    </w:p>
    <w:p w14:paraId="3C33243C" w14:textId="77777777" w:rsidR="00021B7F" w:rsidRPr="00021B7F" w:rsidRDefault="008D4728" w:rsidP="008D4728">
      <w:pPr>
        <w:pStyle w:val="ListParagraph"/>
        <w:numPr>
          <w:ilvl w:val="0"/>
          <w:numId w:val="9"/>
        </w:numPr>
        <w:rPr>
          <w:ins w:id="176" w:author="asus" w:date="2018-11-26T22:07:00Z"/>
          <w:rFonts w:ascii="Times New Roman" w:hAnsi="Times New Roman" w:cs="Times New Roman"/>
          <w:bCs/>
          <w:sz w:val="24"/>
          <w:szCs w:val="24"/>
        </w:rPr>
      </w:pPr>
      <w:ins w:id="177" w:author="asus" w:date="2018-11-26T22:07:00Z">
        <w:r w:rsidRPr="008D4728">
          <w:rPr>
            <w:rFonts w:ascii="Times New Roman" w:hAnsi="Times New Roman" w:cs="Times New Roman"/>
            <w:bCs/>
            <w:sz w:val="24"/>
            <w:szCs w:val="24"/>
            <w:lang w:val="sv-SE"/>
          </w:rPr>
          <w:t>Menambahkan elemen yang tersimpan di Collection pada ArrayList</w:t>
        </w:r>
      </w:ins>
    </w:p>
    <w:p w14:paraId="1BFB547F" w14:textId="77777777" w:rsidR="00021B7F" w:rsidRPr="00021B7F" w:rsidRDefault="00021B7F" w:rsidP="00021B7F">
      <w:pPr>
        <w:pStyle w:val="ListParagraph"/>
        <w:numPr>
          <w:ilvl w:val="0"/>
          <w:numId w:val="9"/>
        </w:numPr>
        <w:rPr>
          <w:del w:id="178" w:author="asus" w:date="2018-11-26T22:07:00Z"/>
          <w:rFonts w:ascii="Times New Roman" w:hAnsi="Times New Roman" w:cs="Times New Roman"/>
          <w:bCs/>
          <w:sz w:val="24"/>
          <w:szCs w:val="24"/>
        </w:rPr>
      </w:pPr>
      <w:del w:id="179" w:author="asus" w:date="2018-11-26T22:07:00Z">
        <w:r w:rsidRPr="00021B7F">
          <w:rPr>
            <w:rFonts w:ascii="Times New Roman" w:hAnsi="Times New Roman" w:cs="Times New Roman"/>
            <w:bCs/>
            <w:sz w:val="24"/>
            <w:szCs w:val="24"/>
            <w:lang w:val="sv-SE"/>
          </w:rPr>
          <w:delText>Penggunaan Enumeration</w:delText>
        </w:r>
      </w:del>
    </w:p>
    <w:p w14:paraId="13E54336" w14:textId="77777777" w:rsidR="00021B7F" w:rsidRPr="00021B7F" w:rsidRDefault="00021B7F" w:rsidP="00021B7F">
      <w:pPr>
        <w:pStyle w:val="ListParagraph"/>
        <w:numPr>
          <w:ilvl w:val="0"/>
          <w:numId w:val="33"/>
        </w:numPr>
        <w:spacing w:after="0"/>
        <w:rPr>
          <w:rFonts w:ascii="Times New Roman" w:hAnsi="Times New Roman" w:cs="Times New Roman"/>
          <w:noProof/>
          <w:sz w:val="24"/>
          <w:szCs w:val="24"/>
        </w:rPr>
      </w:pPr>
      <w:r w:rsidRPr="00021B7F">
        <w:rPr>
          <w:rFonts w:ascii="Times New Roman" w:hAnsi="Times New Roman" w:cs="Times New Roman"/>
          <w:noProof/>
          <w:sz w:val="24"/>
          <w:szCs w:val="24"/>
        </w:rPr>
        <w:t>Listing program</w:t>
      </w:r>
    </w:p>
    <w:p w14:paraId="5D50357F" w14:textId="1101D490" w:rsidR="00021B7F" w:rsidRPr="007C4915" w:rsidRDefault="00021B7F" w:rsidP="00021B7F">
      <w:pPr>
        <w:pBdr>
          <w:top w:val="single" w:sz="4" w:space="0"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r w:rsidRPr="007C4915">
        <w:rPr>
          <w:rFonts w:ascii="Courier New" w:hAnsi="Courier New" w:cs="Courier New"/>
          <w:bCs/>
          <w:sz w:val="20"/>
          <w:szCs w:val="20"/>
        </w:rPr>
        <w:t>import java.util.</w:t>
      </w:r>
      <w:ins w:id="180" w:author="asus" w:date="2018-11-26T22:07:00Z">
        <w:r w:rsidR="008D4728" w:rsidRPr="008D4728">
          <w:rPr>
            <w:rFonts w:ascii="Courier New" w:hAnsi="Courier New" w:cs="Courier New"/>
            <w:bCs/>
            <w:sz w:val="20"/>
            <w:szCs w:val="20"/>
          </w:rPr>
          <w:t>ArrayList</w:t>
        </w:r>
      </w:ins>
      <w:del w:id="181" w:author="asus" w:date="2018-11-26T22:07:00Z">
        <w:r w:rsidRPr="007C4915">
          <w:rPr>
            <w:rFonts w:ascii="Courier New" w:hAnsi="Courier New" w:cs="Courier New"/>
            <w:bCs/>
            <w:sz w:val="20"/>
            <w:szCs w:val="20"/>
          </w:rPr>
          <w:delText>Vector</w:delText>
        </w:r>
      </w:del>
      <w:r w:rsidRPr="007C4915">
        <w:rPr>
          <w:rFonts w:ascii="Courier New" w:hAnsi="Courier New" w:cs="Courier New"/>
          <w:bCs/>
          <w:sz w:val="20"/>
          <w:szCs w:val="20"/>
        </w:rPr>
        <w:t>;</w:t>
      </w:r>
    </w:p>
    <w:p w14:paraId="0E4445B9" w14:textId="77777777" w:rsidR="00021B7F" w:rsidRPr="007C4915" w:rsidRDefault="00021B7F" w:rsidP="00021B7F">
      <w:pPr>
        <w:pBdr>
          <w:top w:val="single" w:sz="4" w:space="0"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moveToRangeStart w:id="182" w:author="asus" w:date="2018-11-26T22:07:00Z" w:name="move531033368"/>
      <w:moveTo w:id="183" w:author="asus" w:date="2018-11-26T22:07:00Z">
        <w:r w:rsidRPr="007C4915">
          <w:rPr>
            <w:rFonts w:ascii="Courier New" w:hAnsi="Courier New" w:cs="Courier New"/>
            <w:bCs/>
            <w:sz w:val="20"/>
            <w:szCs w:val="20"/>
          </w:rPr>
          <w:t>import java.util.Vector;</w:t>
        </w:r>
      </w:moveTo>
    </w:p>
    <w:moveToRangeEnd w:id="182"/>
    <w:p w14:paraId="692142E5" w14:textId="77777777" w:rsidR="00021B7F" w:rsidRPr="007C4915" w:rsidRDefault="00021B7F" w:rsidP="00021B7F">
      <w:pPr>
        <w:pBdr>
          <w:top w:val="single" w:sz="4" w:space="0" w:color="auto"/>
          <w:left w:val="single" w:sz="4" w:space="4" w:color="auto"/>
          <w:bottom w:val="single" w:sz="4" w:space="1" w:color="auto"/>
          <w:right w:val="single" w:sz="4" w:space="4" w:color="auto"/>
        </w:pBdr>
        <w:spacing w:after="0" w:line="240" w:lineRule="auto"/>
        <w:ind w:left="1146"/>
        <w:rPr>
          <w:del w:id="184" w:author="asus" w:date="2018-11-26T22:07:00Z"/>
          <w:rFonts w:ascii="Courier New" w:hAnsi="Courier New" w:cs="Courier New"/>
          <w:bCs/>
          <w:sz w:val="20"/>
          <w:szCs w:val="20"/>
        </w:rPr>
      </w:pPr>
      <w:del w:id="185" w:author="asus" w:date="2018-11-26T22:07:00Z">
        <w:r w:rsidRPr="007C4915">
          <w:rPr>
            <w:rFonts w:ascii="Courier New" w:hAnsi="Courier New" w:cs="Courier New"/>
            <w:bCs/>
            <w:sz w:val="20"/>
            <w:szCs w:val="20"/>
          </w:rPr>
          <w:delText>import java.util.Enumeration;</w:delText>
        </w:r>
      </w:del>
    </w:p>
    <w:p w14:paraId="3C102B66" w14:textId="77777777" w:rsidR="00021B7F" w:rsidRPr="007C4915" w:rsidRDefault="00021B7F" w:rsidP="00021B7F">
      <w:pPr>
        <w:pBdr>
          <w:top w:val="single" w:sz="4" w:space="0"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p>
    <w:p w14:paraId="535DCA96" w14:textId="6C338087" w:rsidR="00021B7F" w:rsidRPr="007C4915" w:rsidRDefault="00021B7F" w:rsidP="00021B7F">
      <w:pPr>
        <w:pBdr>
          <w:top w:val="single" w:sz="4" w:space="0"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r w:rsidRPr="007C4915">
        <w:rPr>
          <w:rFonts w:ascii="Courier New" w:hAnsi="Courier New" w:cs="Courier New"/>
          <w:bCs/>
          <w:sz w:val="20"/>
          <w:szCs w:val="20"/>
        </w:rPr>
        <w:t xml:space="preserve">public class </w:t>
      </w:r>
      <w:ins w:id="186" w:author="asus" w:date="2018-11-26T22:07:00Z">
        <w:r w:rsidR="008D4728" w:rsidRPr="008D4728">
          <w:rPr>
            <w:rFonts w:ascii="Courier New" w:hAnsi="Courier New" w:cs="Courier New"/>
            <w:bCs/>
            <w:sz w:val="20"/>
            <w:szCs w:val="20"/>
          </w:rPr>
          <w:t>AppendAllElementsOfOtherCollectionToArrayListExample</w:t>
        </w:r>
      </w:ins>
      <w:del w:id="187" w:author="asus" w:date="2018-11-26T22:07:00Z">
        <w:r w:rsidRPr="007C4915">
          <w:rPr>
            <w:rFonts w:ascii="Courier New" w:hAnsi="Courier New" w:cs="Courier New"/>
            <w:bCs/>
            <w:sz w:val="20"/>
            <w:szCs w:val="20"/>
          </w:rPr>
          <w:delText>EnumerationTester</w:delText>
        </w:r>
      </w:del>
      <w:r w:rsidRPr="007C4915">
        <w:rPr>
          <w:rFonts w:ascii="Courier New" w:hAnsi="Courier New" w:cs="Courier New"/>
          <w:bCs/>
          <w:sz w:val="20"/>
          <w:szCs w:val="20"/>
        </w:rPr>
        <w:t xml:space="preserve"> {</w:t>
      </w:r>
    </w:p>
    <w:p w14:paraId="5031B0DC" w14:textId="77777777" w:rsidR="00021B7F" w:rsidRPr="007C4915" w:rsidRDefault="00021B7F" w:rsidP="00021B7F">
      <w:pPr>
        <w:pBdr>
          <w:top w:val="single" w:sz="4" w:space="0"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p>
    <w:p w14:paraId="1D5AD5FE" w14:textId="5D11261F" w:rsidR="00021B7F" w:rsidRPr="007C4915" w:rsidRDefault="00021B7F" w:rsidP="00021B7F">
      <w:pPr>
        <w:pBdr>
          <w:top w:val="single" w:sz="4" w:space="0"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r w:rsidRPr="007C4915">
        <w:rPr>
          <w:rFonts w:ascii="Courier New" w:hAnsi="Courier New" w:cs="Courier New"/>
          <w:bCs/>
          <w:sz w:val="20"/>
          <w:szCs w:val="20"/>
        </w:rPr>
        <w:t xml:space="preserve">    public static void main(String</w:t>
      </w:r>
      <w:ins w:id="188" w:author="asus" w:date="2018-11-26T22:07:00Z">
        <w:r w:rsidR="008D4728" w:rsidRPr="008D4728">
          <w:rPr>
            <w:rFonts w:ascii="Courier New" w:hAnsi="Courier New" w:cs="Courier New"/>
            <w:bCs/>
            <w:sz w:val="20"/>
            <w:szCs w:val="20"/>
          </w:rPr>
          <w:t>[]</w:t>
        </w:r>
      </w:ins>
      <w:r w:rsidRPr="007C4915">
        <w:rPr>
          <w:rFonts w:ascii="Courier New" w:hAnsi="Courier New" w:cs="Courier New"/>
          <w:bCs/>
          <w:sz w:val="20"/>
          <w:szCs w:val="20"/>
        </w:rPr>
        <w:t xml:space="preserve"> args</w:t>
      </w:r>
      <w:ins w:id="189" w:author="asus" w:date="2018-11-26T22:07:00Z">
        <w:r w:rsidR="008D4728" w:rsidRPr="008D4728">
          <w:rPr>
            <w:rFonts w:ascii="Courier New" w:hAnsi="Courier New" w:cs="Courier New"/>
            <w:bCs/>
            <w:sz w:val="20"/>
            <w:szCs w:val="20"/>
          </w:rPr>
          <w:t>)</w:t>
        </w:r>
      </w:ins>
      <w:del w:id="190" w:author="asus" w:date="2018-11-26T22:07:00Z">
        <w:r w:rsidRPr="007C4915">
          <w:rPr>
            <w:rFonts w:ascii="Courier New" w:hAnsi="Courier New" w:cs="Courier New"/>
            <w:bCs/>
            <w:sz w:val="20"/>
            <w:szCs w:val="20"/>
          </w:rPr>
          <w:delText>[])</w:delText>
        </w:r>
      </w:del>
      <w:r w:rsidRPr="007C4915">
        <w:rPr>
          <w:rFonts w:ascii="Courier New" w:hAnsi="Courier New" w:cs="Courier New"/>
          <w:bCs/>
          <w:sz w:val="20"/>
          <w:szCs w:val="20"/>
        </w:rPr>
        <w:t xml:space="preserve"> {</w:t>
      </w:r>
    </w:p>
    <w:p w14:paraId="75F04FB8" w14:textId="77777777" w:rsidR="008D4728" w:rsidRPr="008D4728" w:rsidRDefault="008D4728" w:rsidP="008D4728">
      <w:pPr>
        <w:pBdr>
          <w:top w:val="single" w:sz="4" w:space="0" w:color="auto"/>
          <w:left w:val="single" w:sz="4" w:space="4" w:color="auto"/>
          <w:bottom w:val="single" w:sz="4" w:space="1" w:color="auto"/>
          <w:right w:val="single" w:sz="4" w:space="4" w:color="auto"/>
        </w:pBdr>
        <w:spacing w:after="0" w:line="240" w:lineRule="auto"/>
        <w:ind w:left="1146"/>
        <w:rPr>
          <w:ins w:id="191" w:author="asus" w:date="2018-11-26T22:07:00Z"/>
          <w:rFonts w:ascii="Courier New" w:hAnsi="Courier New" w:cs="Courier New"/>
          <w:bCs/>
          <w:sz w:val="20"/>
          <w:szCs w:val="20"/>
        </w:rPr>
      </w:pPr>
    </w:p>
    <w:p w14:paraId="1F2F4B98" w14:textId="77777777" w:rsidR="008D4728" w:rsidRPr="008D4728" w:rsidRDefault="008D4728" w:rsidP="008D4728">
      <w:pPr>
        <w:pBdr>
          <w:top w:val="single" w:sz="4" w:space="0" w:color="auto"/>
          <w:left w:val="single" w:sz="4" w:space="4" w:color="auto"/>
          <w:bottom w:val="single" w:sz="4" w:space="1" w:color="auto"/>
          <w:right w:val="single" w:sz="4" w:space="4" w:color="auto"/>
        </w:pBdr>
        <w:spacing w:after="0" w:line="240" w:lineRule="auto"/>
        <w:ind w:left="1146"/>
        <w:rPr>
          <w:ins w:id="192" w:author="asus" w:date="2018-11-26T22:07:00Z"/>
          <w:rFonts w:ascii="Courier New" w:hAnsi="Courier New" w:cs="Courier New"/>
          <w:bCs/>
          <w:sz w:val="20"/>
          <w:szCs w:val="20"/>
        </w:rPr>
      </w:pPr>
      <w:ins w:id="193" w:author="asus" w:date="2018-11-26T22:07:00Z">
        <w:r w:rsidRPr="008D4728">
          <w:rPr>
            <w:rFonts w:ascii="Courier New" w:hAnsi="Courier New" w:cs="Courier New"/>
            <w:bCs/>
            <w:sz w:val="20"/>
            <w:szCs w:val="20"/>
          </w:rPr>
          <w:t xml:space="preserve">        //create an ArrayList object</w:t>
        </w:r>
      </w:ins>
    </w:p>
    <w:p w14:paraId="7473C288" w14:textId="77777777" w:rsidR="008D4728" w:rsidRPr="008D4728" w:rsidRDefault="008D4728" w:rsidP="008D4728">
      <w:pPr>
        <w:pBdr>
          <w:top w:val="single" w:sz="4" w:space="0" w:color="auto"/>
          <w:left w:val="single" w:sz="4" w:space="4" w:color="auto"/>
          <w:bottom w:val="single" w:sz="4" w:space="1" w:color="auto"/>
          <w:right w:val="single" w:sz="4" w:space="4" w:color="auto"/>
        </w:pBdr>
        <w:spacing w:after="0" w:line="240" w:lineRule="auto"/>
        <w:ind w:left="1146"/>
        <w:rPr>
          <w:ins w:id="194" w:author="asus" w:date="2018-11-26T22:07:00Z"/>
          <w:rFonts w:ascii="Courier New" w:hAnsi="Courier New" w:cs="Courier New"/>
          <w:bCs/>
          <w:sz w:val="20"/>
          <w:szCs w:val="20"/>
        </w:rPr>
      </w:pPr>
      <w:ins w:id="195" w:author="asus" w:date="2018-11-26T22:07:00Z">
        <w:r w:rsidRPr="008D4728">
          <w:rPr>
            <w:rFonts w:ascii="Courier New" w:hAnsi="Courier New" w:cs="Courier New"/>
            <w:bCs/>
            <w:sz w:val="20"/>
            <w:szCs w:val="20"/>
          </w:rPr>
          <w:t xml:space="preserve">        ArrayList arrayList = new ArrayList();</w:t>
        </w:r>
      </w:ins>
    </w:p>
    <w:p w14:paraId="17FAE414" w14:textId="77777777" w:rsidR="008D4728" w:rsidRPr="008D4728" w:rsidRDefault="008D4728" w:rsidP="008D4728">
      <w:pPr>
        <w:pBdr>
          <w:top w:val="single" w:sz="4" w:space="0" w:color="auto"/>
          <w:left w:val="single" w:sz="4" w:space="4" w:color="auto"/>
          <w:bottom w:val="single" w:sz="4" w:space="1" w:color="auto"/>
          <w:right w:val="single" w:sz="4" w:space="4" w:color="auto"/>
        </w:pBdr>
        <w:spacing w:after="0" w:line="240" w:lineRule="auto"/>
        <w:ind w:left="1146"/>
        <w:rPr>
          <w:ins w:id="196" w:author="asus" w:date="2018-11-26T22:07:00Z"/>
          <w:rFonts w:ascii="Courier New" w:hAnsi="Courier New" w:cs="Courier New"/>
          <w:bCs/>
          <w:sz w:val="20"/>
          <w:szCs w:val="20"/>
        </w:rPr>
      </w:pPr>
    </w:p>
    <w:p w14:paraId="0F0C92BC" w14:textId="77777777" w:rsidR="008D4728" w:rsidRPr="008D4728" w:rsidRDefault="008D4728" w:rsidP="008D4728">
      <w:pPr>
        <w:pBdr>
          <w:top w:val="single" w:sz="4" w:space="0" w:color="auto"/>
          <w:left w:val="single" w:sz="4" w:space="4" w:color="auto"/>
          <w:bottom w:val="single" w:sz="4" w:space="1" w:color="auto"/>
          <w:right w:val="single" w:sz="4" w:space="4" w:color="auto"/>
        </w:pBdr>
        <w:spacing w:after="0" w:line="240" w:lineRule="auto"/>
        <w:ind w:left="1146"/>
        <w:rPr>
          <w:ins w:id="197" w:author="asus" w:date="2018-11-26T22:07:00Z"/>
          <w:rFonts w:ascii="Courier New" w:hAnsi="Courier New" w:cs="Courier New"/>
          <w:bCs/>
          <w:sz w:val="20"/>
          <w:szCs w:val="20"/>
        </w:rPr>
      </w:pPr>
      <w:ins w:id="198" w:author="asus" w:date="2018-11-26T22:07:00Z">
        <w:r w:rsidRPr="008D4728">
          <w:rPr>
            <w:rFonts w:ascii="Courier New" w:hAnsi="Courier New" w:cs="Courier New"/>
            <w:bCs/>
            <w:sz w:val="20"/>
            <w:szCs w:val="20"/>
          </w:rPr>
          <w:t xml:space="preserve">        //Add elements to Arraylist</w:t>
        </w:r>
      </w:ins>
    </w:p>
    <w:p w14:paraId="7065E400" w14:textId="77777777" w:rsidR="008D4728" w:rsidRPr="008D4728" w:rsidRDefault="008D4728" w:rsidP="008D4728">
      <w:pPr>
        <w:pBdr>
          <w:top w:val="single" w:sz="4" w:space="0" w:color="auto"/>
          <w:left w:val="single" w:sz="4" w:space="4" w:color="auto"/>
          <w:bottom w:val="single" w:sz="4" w:space="1" w:color="auto"/>
          <w:right w:val="single" w:sz="4" w:space="4" w:color="auto"/>
        </w:pBdr>
        <w:spacing w:after="0" w:line="240" w:lineRule="auto"/>
        <w:ind w:left="1146"/>
        <w:rPr>
          <w:ins w:id="199" w:author="asus" w:date="2018-11-26T22:07:00Z"/>
          <w:rFonts w:ascii="Courier New" w:hAnsi="Courier New" w:cs="Courier New"/>
          <w:bCs/>
          <w:sz w:val="20"/>
          <w:szCs w:val="20"/>
        </w:rPr>
      </w:pPr>
      <w:ins w:id="200" w:author="asus" w:date="2018-11-26T22:07:00Z">
        <w:r w:rsidRPr="008D4728">
          <w:rPr>
            <w:rFonts w:ascii="Courier New" w:hAnsi="Courier New" w:cs="Courier New"/>
            <w:bCs/>
            <w:sz w:val="20"/>
            <w:szCs w:val="20"/>
          </w:rPr>
          <w:t xml:space="preserve">        arrayList.add("1");</w:t>
        </w:r>
      </w:ins>
    </w:p>
    <w:p w14:paraId="0FE8CC90" w14:textId="77777777" w:rsidR="008D4728" w:rsidRPr="008D4728" w:rsidRDefault="008D4728" w:rsidP="008D4728">
      <w:pPr>
        <w:pBdr>
          <w:top w:val="single" w:sz="4" w:space="0" w:color="auto"/>
          <w:left w:val="single" w:sz="4" w:space="4" w:color="auto"/>
          <w:bottom w:val="single" w:sz="4" w:space="1" w:color="auto"/>
          <w:right w:val="single" w:sz="4" w:space="4" w:color="auto"/>
        </w:pBdr>
        <w:spacing w:after="0" w:line="240" w:lineRule="auto"/>
        <w:ind w:left="1146"/>
        <w:rPr>
          <w:ins w:id="201" w:author="asus" w:date="2018-11-26T22:07:00Z"/>
          <w:rFonts w:ascii="Courier New" w:hAnsi="Courier New" w:cs="Courier New"/>
          <w:bCs/>
          <w:sz w:val="20"/>
          <w:szCs w:val="20"/>
        </w:rPr>
      </w:pPr>
      <w:ins w:id="202" w:author="asus" w:date="2018-11-26T22:07:00Z">
        <w:r w:rsidRPr="008D4728">
          <w:rPr>
            <w:rFonts w:ascii="Courier New" w:hAnsi="Courier New" w:cs="Courier New"/>
            <w:bCs/>
            <w:sz w:val="20"/>
            <w:szCs w:val="20"/>
          </w:rPr>
          <w:t xml:space="preserve">        arrayList.add("2");</w:t>
        </w:r>
      </w:ins>
    </w:p>
    <w:p w14:paraId="70FC6DD3" w14:textId="77777777" w:rsidR="008D4728" w:rsidRPr="008D4728" w:rsidRDefault="008D4728" w:rsidP="008D4728">
      <w:pPr>
        <w:pBdr>
          <w:top w:val="single" w:sz="4" w:space="0" w:color="auto"/>
          <w:left w:val="single" w:sz="4" w:space="4" w:color="auto"/>
          <w:bottom w:val="single" w:sz="4" w:space="1" w:color="auto"/>
          <w:right w:val="single" w:sz="4" w:space="4" w:color="auto"/>
        </w:pBdr>
        <w:spacing w:after="0" w:line="240" w:lineRule="auto"/>
        <w:ind w:left="1146"/>
        <w:rPr>
          <w:ins w:id="203" w:author="asus" w:date="2018-11-26T22:07:00Z"/>
          <w:rFonts w:ascii="Courier New" w:hAnsi="Courier New" w:cs="Courier New"/>
          <w:bCs/>
          <w:sz w:val="20"/>
          <w:szCs w:val="20"/>
        </w:rPr>
      </w:pPr>
      <w:ins w:id="204" w:author="asus" w:date="2018-11-26T22:07:00Z">
        <w:r w:rsidRPr="008D4728">
          <w:rPr>
            <w:rFonts w:ascii="Courier New" w:hAnsi="Courier New" w:cs="Courier New"/>
            <w:bCs/>
            <w:sz w:val="20"/>
            <w:szCs w:val="20"/>
          </w:rPr>
          <w:t xml:space="preserve">        arrayList.add("3");</w:t>
        </w:r>
      </w:ins>
    </w:p>
    <w:p w14:paraId="1F0E3CBA" w14:textId="77777777" w:rsidR="008D4728" w:rsidRPr="008D4728" w:rsidRDefault="008D4728" w:rsidP="008D4728">
      <w:pPr>
        <w:pBdr>
          <w:top w:val="single" w:sz="4" w:space="0" w:color="auto"/>
          <w:left w:val="single" w:sz="4" w:space="4" w:color="auto"/>
          <w:bottom w:val="single" w:sz="4" w:space="1" w:color="auto"/>
          <w:right w:val="single" w:sz="4" w:space="4" w:color="auto"/>
        </w:pBdr>
        <w:spacing w:after="0" w:line="240" w:lineRule="auto"/>
        <w:ind w:left="1146"/>
        <w:rPr>
          <w:ins w:id="205" w:author="asus" w:date="2018-11-26T22:07:00Z"/>
          <w:rFonts w:ascii="Courier New" w:hAnsi="Courier New" w:cs="Courier New"/>
          <w:bCs/>
          <w:sz w:val="20"/>
          <w:szCs w:val="20"/>
        </w:rPr>
      </w:pPr>
    </w:p>
    <w:p w14:paraId="40D04498" w14:textId="003C75D4" w:rsidR="00021B7F" w:rsidRPr="007C4915" w:rsidRDefault="008D4728" w:rsidP="00021B7F">
      <w:pPr>
        <w:pBdr>
          <w:top w:val="single" w:sz="4" w:space="0" w:color="auto"/>
          <w:left w:val="single" w:sz="4" w:space="4" w:color="auto"/>
          <w:bottom w:val="single" w:sz="4" w:space="1" w:color="auto"/>
          <w:right w:val="single" w:sz="4" w:space="4" w:color="auto"/>
        </w:pBdr>
        <w:spacing w:after="0" w:line="240" w:lineRule="auto"/>
        <w:ind w:left="1146"/>
        <w:rPr>
          <w:del w:id="206" w:author="asus" w:date="2018-11-26T22:07:00Z"/>
          <w:rFonts w:ascii="Courier New" w:hAnsi="Courier New" w:cs="Courier New"/>
          <w:bCs/>
          <w:sz w:val="20"/>
          <w:szCs w:val="20"/>
        </w:rPr>
      </w:pPr>
      <w:ins w:id="207" w:author="asus" w:date="2018-11-26T22:07:00Z">
        <w:r w:rsidRPr="008D4728">
          <w:rPr>
            <w:rFonts w:ascii="Courier New" w:hAnsi="Courier New" w:cs="Courier New"/>
            <w:bCs/>
            <w:sz w:val="20"/>
            <w:szCs w:val="20"/>
          </w:rPr>
          <w:t xml:space="preserve">        //create a new</w:t>
        </w:r>
      </w:ins>
      <w:del w:id="208" w:author="asus" w:date="2018-11-26T22:07:00Z">
        <w:r w:rsidR="00021B7F" w:rsidRPr="007C4915">
          <w:rPr>
            <w:rFonts w:ascii="Courier New" w:hAnsi="Courier New" w:cs="Courier New"/>
            <w:bCs/>
            <w:sz w:val="20"/>
            <w:szCs w:val="20"/>
          </w:rPr>
          <w:delText xml:space="preserve">        Enumeration days;</w:delText>
        </w:r>
      </w:del>
    </w:p>
    <w:p w14:paraId="2A80F9B8" w14:textId="77777777" w:rsidR="008D4728" w:rsidRPr="008D4728" w:rsidRDefault="00021B7F" w:rsidP="008D4728">
      <w:pPr>
        <w:pBdr>
          <w:top w:val="single" w:sz="4" w:space="0" w:color="auto"/>
          <w:left w:val="single" w:sz="4" w:space="4" w:color="auto"/>
          <w:bottom w:val="single" w:sz="4" w:space="1" w:color="auto"/>
          <w:right w:val="single" w:sz="4" w:space="4" w:color="auto"/>
        </w:pBdr>
        <w:spacing w:after="0" w:line="240" w:lineRule="auto"/>
        <w:ind w:left="1146"/>
        <w:rPr>
          <w:ins w:id="209" w:author="asus" w:date="2018-11-26T22:07:00Z"/>
          <w:rFonts w:ascii="Courier New" w:hAnsi="Courier New" w:cs="Courier New"/>
          <w:bCs/>
          <w:sz w:val="20"/>
          <w:szCs w:val="20"/>
        </w:rPr>
      </w:pPr>
      <w:del w:id="210" w:author="asus" w:date="2018-11-26T22:07:00Z">
        <w:r w:rsidRPr="007C4915">
          <w:rPr>
            <w:rFonts w:ascii="Courier New" w:hAnsi="Courier New" w:cs="Courier New"/>
            <w:bCs/>
            <w:sz w:val="20"/>
            <w:szCs w:val="20"/>
          </w:rPr>
          <w:delText xml:space="preserve">       </w:delText>
        </w:r>
      </w:del>
      <w:r w:rsidRPr="007C4915">
        <w:rPr>
          <w:rFonts w:ascii="Courier New" w:hAnsi="Courier New" w:cs="Courier New"/>
          <w:bCs/>
          <w:sz w:val="20"/>
          <w:szCs w:val="20"/>
        </w:rPr>
        <w:t xml:space="preserve"> Vector </w:t>
      </w:r>
      <w:ins w:id="211" w:author="asus" w:date="2018-11-26T22:07:00Z">
        <w:r w:rsidR="008D4728" w:rsidRPr="008D4728">
          <w:rPr>
            <w:rFonts w:ascii="Courier New" w:hAnsi="Courier New" w:cs="Courier New"/>
            <w:bCs/>
            <w:sz w:val="20"/>
            <w:szCs w:val="20"/>
          </w:rPr>
          <w:t>object</w:t>
        </w:r>
      </w:ins>
    </w:p>
    <w:p w14:paraId="10E45476" w14:textId="531FC2DC" w:rsidR="00021B7F" w:rsidRPr="007C4915" w:rsidRDefault="008D4728" w:rsidP="00021B7F">
      <w:pPr>
        <w:pBdr>
          <w:top w:val="single" w:sz="4" w:space="0"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ins w:id="212" w:author="asus" w:date="2018-11-26T22:07:00Z">
        <w:r w:rsidRPr="008D4728">
          <w:rPr>
            <w:rFonts w:ascii="Courier New" w:hAnsi="Courier New" w:cs="Courier New"/>
            <w:bCs/>
            <w:sz w:val="20"/>
            <w:szCs w:val="20"/>
          </w:rPr>
          <w:t xml:space="preserve">        </w:t>
        </w:r>
      </w:ins>
      <w:del w:id="213" w:author="asus" w:date="2018-11-26T22:07:00Z">
        <w:r w:rsidR="00021B7F" w:rsidRPr="007C4915">
          <w:rPr>
            <w:rFonts w:ascii="Courier New" w:hAnsi="Courier New" w:cs="Courier New"/>
            <w:bCs/>
            <w:sz w:val="20"/>
            <w:szCs w:val="20"/>
          </w:rPr>
          <w:delText xml:space="preserve">dayNames = new </w:delText>
        </w:r>
      </w:del>
      <w:r w:rsidR="00021B7F" w:rsidRPr="007C4915">
        <w:rPr>
          <w:rFonts w:ascii="Courier New" w:hAnsi="Courier New" w:cs="Courier New"/>
          <w:bCs/>
          <w:sz w:val="20"/>
          <w:szCs w:val="20"/>
        </w:rPr>
        <w:t>Vector</w:t>
      </w:r>
      <w:ins w:id="214" w:author="asus" w:date="2018-11-26T22:07:00Z">
        <w:r w:rsidRPr="008D4728">
          <w:rPr>
            <w:rFonts w:ascii="Courier New" w:hAnsi="Courier New" w:cs="Courier New"/>
            <w:bCs/>
            <w:sz w:val="20"/>
            <w:szCs w:val="20"/>
          </w:rPr>
          <w:t xml:space="preserve"> v = new Vector</w:t>
        </w:r>
      </w:ins>
      <w:r w:rsidR="00021B7F" w:rsidRPr="007C4915">
        <w:rPr>
          <w:rFonts w:ascii="Courier New" w:hAnsi="Courier New" w:cs="Courier New"/>
          <w:bCs/>
          <w:sz w:val="20"/>
          <w:szCs w:val="20"/>
        </w:rPr>
        <w:t>();</w:t>
      </w:r>
    </w:p>
    <w:p w14:paraId="2288F328" w14:textId="048362D8" w:rsidR="00021B7F" w:rsidRPr="007C4915" w:rsidRDefault="00021B7F" w:rsidP="00021B7F">
      <w:pPr>
        <w:pBdr>
          <w:top w:val="single" w:sz="4" w:space="0" w:color="auto"/>
          <w:left w:val="single" w:sz="4" w:space="4" w:color="auto"/>
          <w:bottom w:val="single" w:sz="4" w:space="1" w:color="auto"/>
          <w:right w:val="single" w:sz="4" w:space="4" w:color="auto"/>
        </w:pBdr>
        <w:spacing w:after="0" w:line="240" w:lineRule="auto"/>
        <w:ind w:left="1146"/>
        <w:rPr>
          <w:del w:id="215" w:author="asus" w:date="2018-11-26T22:07:00Z"/>
          <w:rFonts w:ascii="Courier New" w:hAnsi="Courier New" w:cs="Courier New"/>
          <w:bCs/>
          <w:sz w:val="20"/>
          <w:szCs w:val="20"/>
        </w:rPr>
      </w:pPr>
      <w:r w:rsidRPr="007C4915">
        <w:rPr>
          <w:rFonts w:ascii="Courier New" w:hAnsi="Courier New" w:cs="Courier New"/>
          <w:bCs/>
          <w:sz w:val="20"/>
          <w:szCs w:val="20"/>
        </w:rPr>
        <w:t xml:space="preserve">        </w:t>
      </w:r>
      <w:ins w:id="216" w:author="asus" w:date="2018-11-26T22:07:00Z">
        <w:r w:rsidR="008D4728" w:rsidRPr="008D4728">
          <w:rPr>
            <w:rFonts w:ascii="Courier New" w:hAnsi="Courier New" w:cs="Courier New"/>
            <w:bCs/>
            <w:sz w:val="20"/>
            <w:szCs w:val="20"/>
          </w:rPr>
          <w:t>v</w:t>
        </w:r>
      </w:ins>
      <w:del w:id="217" w:author="asus" w:date="2018-11-26T22:07:00Z">
        <w:r w:rsidRPr="007C4915">
          <w:rPr>
            <w:rFonts w:ascii="Courier New" w:hAnsi="Courier New" w:cs="Courier New"/>
            <w:bCs/>
            <w:sz w:val="20"/>
            <w:szCs w:val="20"/>
          </w:rPr>
          <w:delText>dayNames.add("Sunday");</w:delText>
        </w:r>
      </w:del>
    </w:p>
    <w:p w14:paraId="7AE51986" w14:textId="77777777" w:rsidR="00021B7F" w:rsidRPr="007C4915" w:rsidRDefault="00021B7F" w:rsidP="00021B7F">
      <w:pPr>
        <w:pBdr>
          <w:top w:val="single" w:sz="4" w:space="0" w:color="auto"/>
          <w:left w:val="single" w:sz="4" w:space="4" w:color="auto"/>
          <w:bottom w:val="single" w:sz="4" w:space="1" w:color="auto"/>
          <w:right w:val="single" w:sz="4" w:space="4" w:color="auto"/>
        </w:pBdr>
        <w:spacing w:after="0" w:line="240" w:lineRule="auto"/>
        <w:ind w:left="1146"/>
        <w:rPr>
          <w:del w:id="218" w:author="asus" w:date="2018-11-26T22:07:00Z"/>
          <w:rFonts w:ascii="Courier New" w:hAnsi="Courier New" w:cs="Courier New"/>
          <w:bCs/>
          <w:sz w:val="20"/>
          <w:szCs w:val="20"/>
        </w:rPr>
      </w:pPr>
      <w:del w:id="219" w:author="asus" w:date="2018-11-26T22:07:00Z">
        <w:r w:rsidRPr="007C4915">
          <w:rPr>
            <w:rFonts w:ascii="Courier New" w:hAnsi="Courier New" w:cs="Courier New"/>
            <w:bCs/>
            <w:sz w:val="20"/>
            <w:szCs w:val="20"/>
          </w:rPr>
          <w:delText xml:space="preserve">        dayNames.add("Monday");</w:delText>
        </w:r>
      </w:del>
    </w:p>
    <w:p w14:paraId="42111B45" w14:textId="77777777" w:rsidR="00021B7F" w:rsidRPr="007C4915" w:rsidRDefault="00021B7F" w:rsidP="00021B7F">
      <w:pPr>
        <w:pBdr>
          <w:top w:val="single" w:sz="4" w:space="0" w:color="auto"/>
          <w:left w:val="single" w:sz="4" w:space="4" w:color="auto"/>
          <w:bottom w:val="single" w:sz="4" w:space="1" w:color="auto"/>
          <w:right w:val="single" w:sz="4" w:space="4" w:color="auto"/>
        </w:pBdr>
        <w:spacing w:after="0" w:line="240" w:lineRule="auto"/>
        <w:ind w:left="1146"/>
        <w:rPr>
          <w:del w:id="220" w:author="asus" w:date="2018-11-26T22:07:00Z"/>
          <w:rFonts w:ascii="Courier New" w:hAnsi="Courier New" w:cs="Courier New"/>
          <w:bCs/>
          <w:sz w:val="20"/>
          <w:szCs w:val="20"/>
        </w:rPr>
      </w:pPr>
      <w:del w:id="221" w:author="asus" w:date="2018-11-26T22:07:00Z">
        <w:r w:rsidRPr="007C4915">
          <w:rPr>
            <w:rFonts w:ascii="Courier New" w:hAnsi="Courier New" w:cs="Courier New"/>
            <w:bCs/>
            <w:sz w:val="20"/>
            <w:szCs w:val="20"/>
          </w:rPr>
          <w:delText xml:space="preserve">        dayNames.add("Tuesday");</w:delText>
        </w:r>
      </w:del>
    </w:p>
    <w:p w14:paraId="25500DFE" w14:textId="3F73A1AE" w:rsidR="00021B7F" w:rsidRPr="007C4915" w:rsidRDefault="00021B7F" w:rsidP="00021B7F">
      <w:pPr>
        <w:pBdr>
          <w:top w:val="single" w:sz="4" w:space="0"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del w:id="222" w:author="asus" w:date="2018-11-26T22:07:00Z">
        <w:r w:rsidRPr="007C4915">
          <w:rPr>
            <w:rFonts w:ascii="Courier New" w:hAnsi="Courier New" w:cs="Courier New"/>
            <w:bCs/>
            <w:sz w:val="20"/>
            <w:szCs w:val="20"/>
          </w:rPr>
          <w:delText xml:space="preserve">        dayNames</w:delText>
        </w:r>
      </w:del>
      <w:r w:rsidRPr="007C4915">
        <w:rPr>
          <w:rFonts w:ascii="Courier New" w:hAnsi="Courier New" w:cs="Courier New"/>
          <w:bCs/>
          <w:sz w:val="20"/>
          <w:szCs w:val="20"/>
        </w:rPr>
        <w:t>.add("</w:t>
      </w:r>
      <w:ins w:id="223" w:author="asus" w:date="2018-11-26T22:07:00Z">
        <w:r w:rsidR="008D4728" w:rsidRPr="008D4728">
          <w:rPr>
            <w:rFonts w:ascii="Courier New" w:hAnsi="Courier New" w:cs="Courier New"/>
            <w:bCs/>
            <w:sz w:val="20"/>
            <w:szCs w:val="20"/>
          </w:rPr>
          <w:t>4</w:t>
        </w:r>
      </w:ins>
      <w:del w:id="224" w:author="asus" w:date="2018-11-26T22:07:00Z">
        <w:r w:rsidRPr="007C4915">
          <w:rPr>
            <w:rFonts w:ascii="Courier New" w:hAnsi="Courier New" w:cs="Courier New"/>
            <w:bCs/>
            <w:sz w:val="20"/>
            <w:szCs w:val="20"/>
          </w:rPr>
          <w:delText>Wednesday</w:delText>
        </w:r>
      </w:del>
      <w:r w:rsidRPr="007C4915">
        <w:rPr>
          <w:rFonts w:ascii="Courier New" w:hAnsi="Courier New" w:cs="Courier New"/>
          <w:bCs/>
          <w:sz w:val="20"/>
          <w:szCs w:val="20"/>
        </w:rPr>
        <w:t>");</w:t>
      </w:r>
    </w:p>
    <w:p w14:paraId="0B35A0A5" w14:textId="0D778CDD" w:rsidR="00021B7F" w:rsidRPr="007C4915" w:rsidRDefault="00021B7F" w:rsidP="00021B7F">
      <w:pPr>
        <w:pBdr>
          <w:top w:val="single" w:sz="4" w:space="0"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r w:rsidRPr="007C4915">
        <w:rPr>
          <w:rFonts w:ascii="Courier New" w:hAnsi="Courier New" w:cs="Courier New"/>
          <w:bCs/>
          <w:sz w:val="20"/>
          <w:szCs w:val="20"/>
        </w:rPr>
        <w:t xml:space="preserve">        </w:t>
      </w:r>
      <w:ins w:id="225" w:author="asus" w:date="2018-11-26T22:07:00Z">
        <w:r w:rsidR="008D4728" w:rsidRPr="008D4728">
          <w:rPr>
            <w:rFonts w:ascii="Courier New" w:hAnsi="Courier New" w:cs="Courier New"/>
            <w:bCs/>
            <w:sz w:val="20"/>
            <w:szCs w:val="20"/>
          </w:rPr>
          <w:t>v</w:t>
        </w:r>
      </w:ins>
      <w:del w:id="226" w:author="asus" w:date="2018-11-26T22:07:00Z">
        <w:r w:rsidRPr="007C4915">
          <w:rPr>
            <w:rFonts w:ascii="Courier New" w:hAnsi="Courier New" w:cs="Courier New"/>
            <w:bCs/>
            <w:sz w:val="20"/>
            <w:szCs w:val="20"/>
          </w:rPr>
          <w:delText>dayNames</w:delText>
        </w:r>
      </w:del>
      <w:r w:rsidRPr="007C4915">
        <w:rPr>
          <w:rFonts w:ascii="Courier New" w:hAnsi="Courier New" w:cs="Courier New"/>
          <w:bCs/>
          <w:sz w:val="20"/>
          <w:szCs w:val="20"/>
        </w:rPr>
        <w:t>.add("</w:t>
      </w:r>
      <w:ins w:id="227" w:author="asus" w:date="2018-11-26T22:07:00Z">
        <w:r w:rsidR="008D4728" w:rsidRPr="008D4728">
          <w:rPr>
            <w:rFonts w:ascii="Courier New" w:hAnsi="Courier New" w:cs="Courier New"/>
            <w:bCs/>
            <w:sz w:val="20"/>
            <w:szCs w:val="20"/>
          </w:rPr>
          <w:t>5</w:t>
        </w:r>
      </w:ins>
      <w:del w:id="228" w:author="asus" w:date="2018-11-26T22:07:00Z">
        <w:r w:rsidRPr="007C4915">
          <w:rPr>
            <w:rFonts w:ascii="Courier New" w:hAnsi="Courier New" w:cs="Courier New"/>
            <w:bCs/>
            <w:sz w:val="20"/>
            <w:szCs w:val="20"/>
          </w:rPr>
          <w:delText>Thursday</w:delText>
        </w:r>
      </w:del>
      <w:r w:rsidRPr="007C4915">
        <w:rPr>
          <w:rFonts w:ascii="Courier New" w:hAnsi="Courier New" w:cs="Courier New"/>
          <w:bCs/>
          <w:sz w:val="20"/>
          <w:szCs w:val="20"/>
        </w:rPr>
        <w:t>");</w:t>
      </w:r>
    </w:p>
    <w:p w14:paraId="3E63BB8C" w14:textId="77777777" w:rsidR="008D4728" w:rsidRPr="008D4728" w:rsidRDefault="008D4728" w:rsidP="008D4728">
      <w:pPr>
        <w:pBdr>
          <w:top w:val="single" w:sz="4" w:space="0" w:color="auto"/>
          <w:left w:val="single" w:sz="4" w:space="4" w:color="auto"/>
          <w:bottom w:val="single" w:sz="4" w:space="1" w:color="auto"/>
          <w:right w:val="single" w:sz="4" w:space="4" w:color="auto"/>
        </w:pBdr>
        <w:spacing w:after="0" w:line="240" w:lineRule="auto"/>
        <w:ind w:left="1146"/>
        <w:rPr>
          <w:ins w:id="229" w:author="asus" w:date="2018-11-26T22:07:00Z"/>
          <w:rFonts w:ascii="Courier New" w:hAnsi="Courier New" w:cs="Courier New"/>
          <w:bCs/>
          <w:sz w:val="20"/>
          <w:szCs w:val="20"/>
        </w:rPr>
      </w:pPr>
    </w:p>
    <w:p w14:paraId="2360857A" w14:textId="131ECBB8" w:rsidR="00021B7F" w:rsidRPr="007C4915" w:rsidRDefault="008D4728" w:rsidP="00021B7F">
      <w:pPr>
        <w:pBdr>
          <w:top w:val="single" w:sz="4" w:space="0" w:color="auto"/>
          <w:left w:val="single" w:sz="4" w:space="4" w:color="auto"/>
          <w:bottom w:val="single" w:sz="4" w:space="1" w:color="auto"/>
          <w:right w:val="single" w:sz="4" w:space="4" w:color="auto"/>
        </w:pBdr>
        <w:spacing w:after="0" w:line="240" w:lineRule="auto"/>
        <w:ind w:left="1146"/>
        <w:rPr>
          <w:del w:id="230" w:author="asus" w:date="2018-11-26T22:07:00Z"/>
          <w:rFonts w:ascii="Courier New" w:hAnsi="Courier New" w:cs="Courier New"/>
          <w:bCs/>
          <w:sz w:val="20"/>
          <w:szCs w:val="20"/>
        </w:rPr>
      </w:pPr>
      <w:ins w:id="231" w:author="asus" w:date="2018-11-26T22:07:00Z">
        <w:r w:rsidRPr="008D4728">
          <w:rPr>
            <w:rFonts w:ascii="Courier New" w:hAnsi="Courier New" w:cs="Courier New"/>
            <w:bCs/>
            <w:sz w:val="20"/>
            <w:szCs w:val="20"/>
          </w:rPr>
          <w:t xml:space="preserve">        //append all </w:t>
        </w:r>
      </w:ins>
      <w:del w:id="232" w:author="asus" w:date="2018-11-26T22:07:00Z">
        <w:r w:rsidR="00021B7F" w:rsidRPr="007C4915">
          <w:rPr>
            <w:rFonts w:ascii="Courier New" w:hAnsi="Courier New" w:cs="Courier New"/>
            <w:bCs/>
            <w:sz w:val="20"/>
            <w:szCs w:val="20"/>
          </w:rPr>
          <w:delText xml:space="preserve">        dayNames.add("Friday");</w:delText>
        </w:r>
      </w:del>
    </w:p>
    <w:p w14:paraId="48ED6140" w14:textId="77777777" w:rsidR="00021B7F" w:rsidRPr="007C4915" w:rsidRDefault="00021B7F" w:rsidP="00021B7F">
      <w:pPr>
        <w:pBdr>
          <w:top w:val="single" w:sz="4" w:space="0" w:color="auto"/>
          <w:left w:val="single" w:sz="4" w:space="4" w:color="auto"/>
          <w:bottom w:val="single" w:sz="4" w:space="1" w:color="auto"/>
          <w:right w:val="single" w:sz="4" w:space="4" w:color="auto"/>
        </w:pBdr>
        <w:spacing w:after="0" w:line="240" w:lineRule="auto"/>
        <w:ind w:left="1146"/>
        <w:rPr>
          <w:del w:id="233" w:author="asus" w:date="2018-11-26T22:07:00Z"/>
          <w:rFonts w:ascii="Courier New" w:hAnsi="Courier New" w:cs="Courier New"/>
          <w:bCs/>
          <w:sz w:val="20"/>
          <w:szCs w:val="20"/>
        </w:rPr>
      </w:pPr>
      <w:del w:id="234" w:author="asus" w:date="2018-11-26T22:07:00Z">
        <w:r w:rsidRPr="007C4915">
          <w:rPr>
            <w:rFonts w:ascii="Courier New" w:hAnsi="Courier New" w:cs="Courier New"/>
            <w:bCs/>
            <w:sz w:val="20"/>
            <w:szCs w:val="20"/>
          </w:rPr>
          <w:delText xml:space="preserve">        dayNames.add("Saturday");</w:delText>
        </w:r>
      </w:del>
    </w:p>
    <w:p w14:paraId="55B8BC79" w14:textId="1F7A0DDD" w:rsidR="00021B7F" w:rsidRPr="007C4915" w:rsidRDefault="00021B7F" w:rsidP="00021B7F">
      <w:pPr>
        <w:pBdr>
          <w:top w:val="single" w:sz="4" w:space="0"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del w:id="235" w:author="asus" w:date="2018-11-26T22:07:00Z">
        <w:r w:rsidRPr="007C4915">
          <w:rPr>
            <w:rFonts w:ascii="Courier New" w:hAnsi="Courier New" w:cs="Courier New"/>
            <w:bCs/>
            <w:sz w:val="20"/>
            <w:szCs w:val="20"/>
          </w:rPr>
          <w:delText xml:space="preserve">        days = dayNames.</w:delText>
        </w:r>
      </w:del>
      <w:r w:rsidRPr="007C4915">
        <w:rPr>
          <w:rFonts w:ascii="Courier New" w:hAnsi="Courier New" w:cs="Courier New"/>
          <w:bCs/>
          <w:sz w:val="20"/>
          <w:szCs w:val="20"/>
        </w:rPr>
        <w:t>elements</w:t>
      </w:r>
      <w:ins w:id="236" w:author="asus" w:date="2018-11-26T22:07:00Z">
        <w:r w:rsidR="008D4728" w:rsidRPr="008D4728">
          <w:rPr>
            <w:rFonts w:ascii="Courier New" w:hAnsi="Courier New" w:cs="Courier New"/>
            <w:bCs/>
            <w:sz w:val="20"/>
            <w:szCs w:val="20"/>
          </w:rPr>
          <w:t xml:space="preserve"> of Vector to ArrayList</w:t>
        </w:r>
      </w:ins>
      <w:del w:id="237" w:author="asus" w:date="2018-11-26T22:07:00Z">
        <w:r w:rsidRPr="007C4915">
          <w:rPr>
            <w:rFonts w:ascii="Courier New" w:hAnsi="Courier New" w:cs="Courier New"/>
            <w:bCs/>
            <w:sz w:val="20"/>
            <w:szCs w:val="20"/>
          </w:rPr>
          <w:delText>();</w:delText>
        </w:r>
      </w:del>
    </w:p>
    <w:p w14:paraId="28729DB8" w14:textId="77777777" w:rsidR="008D4728" w:rsidRPr="008D4728" w:rsidRDefault="008D4728" w:rsidP="008D4728">
      <w:pPr>
        <w:pBdr>
          <w:top w:val="single" w:sz="4" w:space="0" w:color="auto"/>
          <w:left w:val="single" w:sz="4" w:space="4" w:color="auto"/>
          <w:bottom w:val="single" w:sz="4" w:space="1" w:color="auto"/>
          <w:right w:val="single" w:sz="4" w:space="4" w:color="auto"/>
        </w:pBdr>
        <w:spacing w:after="0" w:line="240" w:lineRule="auto"/>
        <w:ind w:left="1146"/>
        <w:rPr>
          <w:ins w:id="238" w:author="asus" w:date="2018-11-26T22:07:00Z"/>
          <w:rFonts w:ascii="Courier New" w:hAnsi="Courier New" w:cs="Courier New"/>
          <w:bCs/>
          <w:sz w:val="20"/>
          <w:szCs w:val="20"/>
        </w:rPr>
      </w:pPr>
      <w:ins w:id="239" w:author="asus" w:date="2018-11-26T22:07:00Z">
        <w:r w:rsidRPr="008D4728">
          <w:rPr>
            <w:rFonts w:ascii="Courier New" w:hAnsi="Courier New" w:cs="Courier New"/>
            <w:bCs/>
            <w:sz w:val="20"/>
            <w:szCs w:val="20"/>
          </w:rPr>
          <w:t xml:space="preserve">        arrayList.addAll(v);</w:t>
        </w:r>
      </w:ins>
    </w:p>
    <w:p w14:paraId="50196BCB" w14:textId="77777777" w:rsidR="008D4728" w:rsidRPr="008D4728" w:rsidRDefault="008D4728" w:rsidP="008D4728">
      <w:pPr>
        <w:pBdr>
          <w:top w:val="single" w:sz="4" w:space="0" w:color="auto"/>
          <w:left w:val="single" w:sz="4" w:space="4" w:color="auto"/>
          <w:bottom w:val="single" w:sz="4" w:space="1" w:color="auto"/>
          <w:right w:val="single" w:sz="4" w:space="4" w:color="auto"/>
        </w:pBdr>
        <w:spacing w:after="0" w:line="240" w:lineRule="auto"/>
        <w:ind w:left="1146"/>
        <w:rPr>
          <w:ins w:id="240" w:author="asus" w:date="2018-11-26T22:07:00Z"/>
          <w:rFonts w:ascii="Courier New" w:hAnsi="Courier New" w:cs="Courier New"/>
          <w:bCs/>
          <w:sz w:val="20"/>
          <w:szCs w:val="20"/>
        </w:rPr>
      </w:pPr>
    </w:p>
    <w:p w14:paraId="7A491D50" w14:textId="77777777" w:rsidR="008D4728" w:rsidRPr="008D4728" w:rsidRDefault="008D4728" w:rsidP="008D4728">
      <w:pPr>
        <w:pBdr>
          <w:top w:val="single" w:sz="4" w:space="0" w:color="auto"/>
          <w:left w:val="single" w:sz="4" w:space="4" w:color="auto"/>
          <w:bottom w:val="single" w:sz="4" w:space="1" w:color="auto"/>
          <w:right w:val="single" w:sz="4" w:space="4" w:color="auto"/>
        </w:pBdr>
        <w:spacing w:after="0" w:line="240" w:lineRule="auto"/>
        <w:ind w:left="1146"/>
        <w:rPr>
          <w:ins w:id="241" w:author="asus" w:date="2018-11-26T22:07:00Z"/>
          <w:rFonts w:ascii="Courier New" w:hAnsi="Courier New" w:cs="Courier New"/>
          <w:bCs/>
          <w:sz w:val="20"/>
          <w:szCs w:val="20"/>
        </w:rPr>
      </w:pPr>
      <w:ins w:id="242" w:author="asus" w:date="2018-11-26T22:07:00Z">
        <w:r w:rsidRPr="008D4728">
          <w:rPr>
            <w:rFonts w:ascii="Courier New" w:hAnsi="Courier New" w:cs="Courier New"/>
            <w:bCs/>
            <w:sz w:val="20"/>
            <w:szCs w:val="20"/>
          </w:rPr>
          <w:t xml:space="preserve">        //display elements of ArrayList</w:t>
        </w:r>
      </w:ins>
    </w:p>
    <w:p w14:paraId="61F68CB5" w14:textId="77777777" w:rsidR="008D4728" w:rsidRPr="008D4728" w:rsidRDefault="008D4728" w:rsidP="008D4728">
      <w:pPr>
        <w:pBdr>
          <w:top w:val="single" w:sz="4" w:space="0" w:color="auto"/>
          <w:left w:val="single" w:sz="4" w:space="4" w:color="auto"/>
          <w:bottom w:val="single" w:sz="4" w:space="1" w:color="auto"/>
          <w:right w:val="single" w:sz="4" w:space="4" w:color="auto"/>
        </w:pBdr>
        <w:spacing w:after="0" w:line="240" w:lineRule="auto"/>
        <w:ind w:left="1146"/>
        <w:rPr>
          <w:ins w:id="243" w:author="asus" w:date="2018-11-26T22:07:00Z"/>
          <w:rFonts w:ascii="Courier New" w:hAnsi="Courier New" w:cs="Courier New"/>
          <w:bCs/>
          <w:sz w:val="20"/>
          <w:szCs w:val="20"/>
        </w:rPr>
      </w:pPr>
    </w:p>
    <w:p w14:paraId="2B236133" w14:textId="77777777" w:rsidR="00021B7F" w:rsidRPr="007C4915" w:rsidRDefault="00021B7F" w:rsidP="00021B7F">
      <w:pPr>
        <w:pBdr>
          <w:top w:val="single" w:sz="4" w:space="0" w:color="auto"/>
          <w:left w:val="single" w:sz="4" w:space="4" w:color="auto"/>
          <w:bottom w:val="single" w:sz="4" w:space="1" w:color="auto"/>
          <w:right w:val="single" w:sz="4" w:space="4" w:color="auto"/>
        </w:pBdr>
        <w:spacing w:after="0" w:line="240" w:lineRule="auto"/>
        <w:ind w:left="1146"/>
        <w:rPr>
          <w:del w:id="244" w:author="asus" w:date="2018-11-26T22:07:00Z"/>
          <w:rFonts w:ascii="Courier New" w:hAnsi="Courier New" w:cs="Courier New"/>
          <w:bCs/>
          <w:sz w:val="20"/>
          <w:szCs w:val="20"/>
        </w:rPr>
      </w:pPr>
    </w:p>
    <w:p w14:paraId="0754A2F2" w14:textId="77777777" w:rsidR="00021B7F" w:rsidRPr="007C4915" w:rsidRDefault="00021B7F" w:rsidP="00021B7F">
      <w:pPr>
        <w:pBdr>
          <w:top w:val="single" w:sz="4" w:space="0" w:color="auto"/>
          <w:left w:val="single" w:sz="4" w:space="4" w:color="auto"/>
          <w:bottom w:val="single" w:sz="4" w:space="1" w:color="auto"/>
          <w:right w:val="single" w:sz="4" w:space="4" w:color="auto"/>
        </w:pBdr>
        <w:spacing w:after="0" w:line="240" w:lineRule="auto"/>
        <w:ind w:left="1146"/>
        <w:rPr>
          <w:del w:id="245" w:author="asus" w:date="2018-11-26T22:07:00Z"/>
          <w:rFonts w:ascii="Courier New" w:hAnsi="Courier New" w:cs="Courier New"/>
          <w:bCs/>
          <w:sz w:val="20"/>
          <w:szCs w:val="20"/>
        </w:rPr>
      </w:pPr>
      <w:del w:id="246" w:author="asus" w:date="2018-11-26T22:07:00Z">
        <w:r w:rsidRPr="007C4915">
          <w:rPr>
            <w:rFonts w:ascii="Courier New" w:hAnsi="Courier New" w:cs="Courier New"/>
            <w:bCs/>
            <w:sz w:val="20"/>
            <w:szCs w:val="20"/>
          </w:rPr>
          <w:delText xml:space="preserve">        while (days.hasMoreElements())</w:delText>
        </w:r>
      </w:del>
    </w:p>
    <w:p w14:paraId="54FBC0FB" w14:textId="4A80E554" w:rsidR="00021B7F" w:rsidRPr="007C4915" w:rsidRDefault="00021B7F" w:rsidP="00021B7F">
      <w:pPr>
        <w:pBdr>
          <w:top w:val="single" w:sz="4" w:space="0"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del w:id="247" w:author="asus" w:date="2018-11-26T22:07:00Z">
        <w:r w:rsidRPr="007C4915">
          <w:rPr>
            <w:rFonts w:ascii="Courier New" w:hAnsi="Courier New" w:cs="Courier New"/>
            <w:bCs/>
            <w:sz w:val="20"/>
            <w:szCs w:val="20"/>
          </w:rPr>
          <w:delText xml:space="preserve">    </w:delText>
        </w:r>
      </w:del>
      <w:r w:rsidRPr="007C4915">
        <w:rPr>
          <w:rFonts w:ascii="Courier New" w:hAnsi="Courier New" w:cs="Courier New"/>
          <w:bCs/>
          <w:sz w:val="20"/>
          <w:szCs w:val="20"/>
        </w:rPr>
        <w:t xml:space="preserve">        System.out.println</w:t>
      </w:r>
      <w:ins w:id="248" w:author="asus" w:date="2018-11-26T22:07:00Z">
        <w:r w:rsidR="008D4728" w:rsidRPr="008D4728">
          <w:rPr>
            <w:rFonts w:ascii="Courier New" w:hAnsi="Courier New" w:cs="Courier New"/>
            <w:bCs/>
            <w:sz w:val="20"/>
            <w:szCs w:val="20"/>
          </w:rPr>
          <w:t>("After appending all elements of Vector, ArrayList contains..");</w:t>
        </w:r>
      </w:ins>
      <w:del w:id="249" w:author="asus" w:date="2018-11-26T22:07:00Z">
        <w:r w:rsidRPr="007C4915">
          <w:rPr>
            <w:rFonts w:ascii="Courier New" w:hAnsi="Courier New" w:cs="Courier New"/>
            <w:bCs/>
            <w:sz w:val="20"/>
            <w:szCs w:val="20"/>
          </w:rPr>
          <w:delText>(days.nextElement());</w:delText>
        </w:r>
      </w:del>
    </w:p>
    <w:p w14:paraId="4DEA9EBB" w14:textId="77777777" w:rsidR="008D4728" w:rsidRPr="008D4728" w:rsidRDefault="008D4728" w:rsidP="008D4728">
      <w:pPr>
        <w:pBdr>
          <w:top w:val="single" w:sz="4" w:space="0" w:color="auto"/>
          <w:left w:val="single" w:sz="4" w:space="4" w:color="auto"/>
          <w:bottom w:val="single" w:sz="4" w:space="1" w:color="auto"/>
          <w:right w:val="single" w:sz="4" w:space="4" w:color="auto"/>
        </w:pBdr>
        <w:spacing w:after="0" w:line="240" w:lineRule="auto"/>
        <w:ind w:left="1146"/>
        <w:rPr>
          <w:ins w:id="250" w:author="asus" w:date="2018-11-26T22:07:00Z"/>
          <w:rFonts w:ascii="Courier New" w:hAnsi="Courier New" w:cs="Courier New"/>
          <w:bCs/>
          <w:sz w:val="20"/>
          <w:szCs w:val="20"/>
        </w:rPr>
      </w:pPr>
    </w:p>
    <w:p w14:paraId="3CD85642" w14:textId="77777777" w:rsidR="008D4728" w:rsidRPr="008D4728" w:rsidRDefault="008D4728" w:rsidP="008D4728">
      <w:pPr>
        <w:pBdr>
          <w:top w:val="single" w:sz="4" w:space="0" w:color="auto"/>
          <w:left w:val="single" w:sz="4" w:space="4" w:color="auto"/>
          <w:bottom w:val="single" w:sz="4" w:space="1" w:color="auto"/>
          <w:right w:val="single" w:sz="4" w:space="4" w:color="auto"/>
        </w:pBdr>
        <w:spacing w:after="0" w:line="240" w:lineRule="auto"/>
        <w:ind w:left="1146"/>
        <w:rPr>
          <w:ins w:id="251" w:author="asus" w:date="2018-11-26T22:07:00Z"/>
          <w:rFonts w:ascii="Courier New" w:hAnsi="Courier New" w:cs="Courier New"/>
          <w:bCs/>
          <w:sz w:val="20"/>
          <w:szCs w:val="20"/>
        </w:rPr>
      </w:pPr>
      <w:ins w:id="252" w:author="asus" w:date="2018-11-26T22:07:00Z">
        <w:r w:rsidRPr="008D4728">
          <w:rPr>
            <w:rFonts w:ascii="Courier New" w:hAnsi="Courier New" w:cs="Courier New"/>
            <w:bCs/>
            <w:sz w:val="20"/>
            <w:szCs w:val="20"/>
          </w:rPr>
          <w:lastRenderedPageBreak/>
          <w:t xml:space="preserve">    for (int i = 0; i &lt; arrayList.size(); i++) {</w:t>
        </w:r>
      </w:ins>
    </w:p>
    <w:p w14:paraId="5271F226" w14:textId="77777777" w:rsidR="008D4728" w:rsidRPr="008D4728" w:rsidRDefault="008D4728" w:rsidP="008D4728">
      <w:pPr>
        <w:pBdr>
          <w:top w:val="single" w:sz="4" w:space="0" w:color="auto"/>
          <w:left w:val="single" w:sz="4" w:space="4" w:color="auto"/>
          <w:bottom w:val="single" w:sz="4" w:space="1" w:color="auto"/>
          <w:right w:val="single" w:sz="4" w:space="4" w:color="auto"/>
        </w:pBdr>
        <w:spacing w:after="0" w:line="240" w:lineRule="auto"/>
        <w:ind w:left="1146"/>
        <w:rPr>
          <w:ins w:id="253" w:author="asus" w:date="2018-11-26T22:07:00Z"/>
          <w:rFonts w:ascii="Courier New" w:hAnsi="Courier New" w:cs="Courier New"/>
          <w:bCs/>
          <w:sz w:val="20"/>
          <w:szCs w:val="20"/>
        </w:rPr>
      </w:pPr>
      <w:ins w:id="254" w:author="asus" w:date="2018-11-26T22:07:00Z">
        <w:r w:rsidRPr="008D4728">
          <w:rPr>
            <w:rFonts w:ascii="Courier New" w:hAnsi="Courier New" w:cs="Courier New"/>
            <w:bCs/>
            <w:sz w:val="20"/>
            <w:szCs w:val="20"/>
          </w:rPr>
          <w:t xml:space="preserve">            System.out.println(arrayList.get(i));</w:t>
        </w:r>
      </w:ins>
    </w:p>
    <w:p w14:paraId="78638347" w14:textId="77777777" w:rsidR="008D4728" w:rsidRPr="008D4728" w:rsidRDefault="008D4728" w:rsidP="008D4728">
      <w:pPr>
        <w:pBdr>
          <w:top w:val="single" w:sz="4" w:space="0" w:color="auto"/>
          <w:left w:val="single" w:sz="4" w:space="4" w:color="auto"/>
          <w:bottom w:val="single" w:sz="4" w:space="1" w:color="auto"/>
          <w:right w:val="single" w:sz="4" w:space="4" w:color="auto"/>
        </w:pBdr>
        <w:spacing w:after="0" w:line="240" w:lineRule="auto"/>
        <w:ind w:left="1146"/>
        <w:rPr>
          <w:ins w:id="255" w:author="asus" w:date="2018-11-26T22:07:00Z"/>
          <w:rFonts w:ascii="Courier New" w:hAnsi="Courier New" w:cs="Courier New"/>
          <w:bCs/>
          <w:sz w:val="20"/>
          <w:szCs w:val="20"/>
        </w:rPr>
      </w:pPr>
      <w:ins w:id="256" w:author="asus" w:date="2018-11-26T22:07:00Z">
        <w:r w:rsidRPr="008D4728">
          <w:rPr>
            <w:rFonts w:ascii="Courier New" w:hAnsi="Courier New" w:cs="Courier New"/>
            <w:bCs/>
            <w:sz w:val="20"/>
            <w:szCs w:val="20"/>
          </w:rPr>
          <w:t xml:space="preserve">        }</w:t>
        </w:r>
      </w:ins>
    </w:p>
    <w:p w14:paraId="59273752" w14:textId="77777777" w:rsidR="00021B7F" w:rsidRPr="007C4915" w:rsidRDefault="00021B7F" w:rsidP="00021B7F">
      <w:pPr>
        <w:pBdr>
          <w:top w:val="single" w:sz="4" w:space="0"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r w:rsidRPr="007C4915">
        <w:rPr>
          <w:rFonts w:ascii="Courier New" w:hAnsi="Courier New" w:cs="Courier New"/>
          <w:bCs/>
          <w:sz w:val="20"/>
          <w:szCs w:val="20"/>
        </w:rPr>
        <w:t xml:space="preserve">    }</w:t>
      </w:r>
    </w:p>
    <w:p w14:paraId="50823255" w14:textId="77777777" w:rsidR="00021B7F" w:rsidRPr="005A75D4" w:rsidRDefault="00021B7F" w:rsidP="00021B7F">
      <w:pPr>
        <w:pBdr>
          <w:top w:val="single" w:sz="4" w:space="0"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lang w:val="en-ID"/>
        </w:rPr>
      </w:pPr>
      <w:r w:rsidRPr="007C4915">
        <w:rPr>
          <w:rFonts w:ascii="Courier New" w:hAnsi="Courier New" w:cs="Courier New"/>
          <w:bCs/>
          <w:sz w:val="20"/>
          <w:szCs w:val="20"/>
        </w:rPr>
        <w:t>}</w:t>
      </w:r>
    </w:p>
    <w:p w14:paraId="2DD1D626" w14:textId="77777777" w:rsidR="00021B7F" w:rsidRPr="007C4915" w:rsidRDefault="00021B7F" w:rsidP="00021B7F">
      <w:pPr>
        <w:pStyle w:val="ListParagraph"/>
        <w:numPr>
          <w:ilvl w:val="0"/>
          <w:numId w:val="33"/>
        </w:numPr>
        <w:rPr>
          <w:rFonts w:ascii="Times New Roman" w:hAnsi="Times New Roman" w:cs="Times New Roman"/>
          <w:noProof/>
          <w:sz w:val="24"/>
          <w:szCs w:val="24"/>
        </w:rPr>
      </w:pPr>
      <w:r w:rsidRPr="007C4915">
        <w:rPr>
          <w:rFonts w:ascii="Times New Roman" w:hAnsi="Times New Roman" w:cs="Times New Roman"/>
          <w:noProof/>
          <w:sz w:val="24"/>
          <w:szCs w:val="24"/>
        </w:rPr>
        <w:t>Output program</w:t>
      </w:r>
    </w:p>
    <w:p w14:paraId="66113F87" w14:textId="1CB03514" w:rsidR="00021B7F" w:rsidRPr="000C2707" w:rsidRDefault="00C759AB" w:rsidP="00C759AB">
      <w:pPr>
        <w:pStyle w:val="ListParagraph"/>
        <w:ind w:left="1146" w:hanging="12"/>
        <w:rPr>
          <w:rFonts w:ascii="Times New Roman" w:hAnsi="Times New Roman" w:cs="Times New Roman"/>
          <w:noProof/>
          <w:sz w:val="24"/>
          <w:szCs w:val="24"/>
          <w:lang w:val="en-ID"/>
        </w:rPr>
        <w:pPrChange w:id="257" w:author="asus" w:date="2018-11-26T22:07:00Z">
          <w:pPr>
            <w:pStyle w:val="ListParagraph"/>
            <w:ind w:left="1146" w:firstLine="720"/>
          </w:pPr>
        </w:pPrChange>
      </w:pPr>
      <w:ins w:id="258" w:author="asus" w:date="2018-11-26T22:07:00Z">
        <w:r>
          <w:rPr>
            <w:noProof/>
            <w:lang w:val="en-US"/>
          </w:rPr>
          <w:drawing>
            <wp:inline distT="0" distB="0" distL="0" distR="0" wp14:anchorId="2EF10487" wp14:editId="6F4774B9">
              <wp:extent cx="5836920" cy="152533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836920" cy="1525332"/>
                      </a:xfrm>
                      <a:prstGeom prst="rect">
                        <a:avLst/>
                      </a:prstGeom>
                    </pic:spPr>
                  </pic:pic>
                </a:graphicData>
              </a:graphic>
            </wp:inline>
          </w:drawing>
        </w:r>
      </w:ins>
    </w:p>
    <w:p w14:paraId="3EBF0213" w14:textId="77777777" w:rsidR="00021B7F" w:rsidRDefault="00021B7F" w:rsidP="00021B7F">
      <w:pPr>
        <w:pStyle w:val="ListParagraph"/>
        <w:numPr>
          <w:ilvl w:val="0"/>
          <w:numId w:val="33"/>
        </w:numPr>
        <w:rPr>
          <w:rFonts w:ascii="Times New Roman" w:hAnsi="Times New Roman" w:cs="Times New Roman"/>
          <w:noProof/>
          <w:sz w:val="24"/>
          <w:szCs w:val="24"/>
          <w:lang w:val="en-ID"/>
        </w:rPr>
      </w:pPr>
      <w:r w:rsidRPr="00615F35">
        <w:rPr>
          <w:rFonts w:ascii="Times New Roman" w:hAnsi="Times New Roman" w:cs="Times New Roman"/>
          <w:noProof/>
          <w:sz w:val="24"/>
          <w:szCs w:val="24"/>
        </w:rPr>
        <w:t>Analisa</w:t>
      </w:r>
    </w:p>
    <w:p w14:paraId="40BF592F" w14:textId="77777777" w:rsidR="00021B7F" w:rsidRPr="00021B7F" w:rsidRDefault="00021B7F" w:rsidP="00021B7F">
      <w:pPr>
        <w:pStyle w:val="ListParagraph"/>
        <w:ind w:left="1080"/>
        <w:rPr>
          <w:rFonts w:ascii="Times New Roman" w:hAnsi="Times New Roman" w:cs="Times New Roman"/>
          <w:noProof/>
          <w:sz w:val="24"/>
          <w:szCs w:val="24"/>
          <w:lang w:val="en-ID"/>
        </w:rPr>
      </w:pPr>
    </w:p>
    <w:p w14:paraId="07CD4874" w14:textId="2FAE9BCF" w:rsidR="00021B7F" w:rsidRPr="00021B7F" w:rsidRDefault="008D4728" w:rsidP="00021B7F">
      <w:pPr>
        <w:pStyle w:val="ListParagraph"/>
        <w:numPr>
          <w:ilvl w:val="0"/>
          <w:numId w:val="9"/>
        </w:numPr>
        <w:rPr>
          <w:rFonts w:ascii="Times New Roman" w:hAnsi="Times New Roman" w:cs="Times New Roman"/>
          <w:bCs/>
          <w:sz w:val="24"/>
          <w:szCs w:val="24"/>
        </w:rPr>
      </w:pPr>
      <w:ins w:id="259" w:author="asus" w:date="2018-11-26T22:07:00Z">
        <w:r w:rsidRPr="008D4728">
          <w:rPr>
            <w:rFonts w:ascii="Times New Roman" w:hAnsi="Times New Roman" w:cs="Times New Roman"/>
            <w:bCs/>
            <w:sz w:val="24"/>
            <w:szCs w:val="24"/>
            <w:lang w:val="sv-SE"/>
          </w:rPr>
          <w:t xml:space="preserve">Memahami </w:t>
        </w:r>
      </w:ins>
      <w:r w:rsidR="00021B7F" w:rsidRPr="00021B7F">
        <w:rPr>
          <w:rFonts w:ascii="Times New Roman" w:hAnsi="Times New Roman" w:cs="Times New Roman"/>
          <w:bCs/>
          <w:sz w:val="24"/>
          <w:szCs w:val="24"/>
          <w:lang w:val="sv-SE"/>
        </w:rPr>
        <w:t xml:space="preserve">Penggunaan </w:t>
      </w:r>
      <w:ins w:id="260" w:author="asus" w:date="2018-11-26T22:07:00Z">
        <w:r w:rsidRPr="008D4728">
          <w:rPr>
            <w:rFonts w:ascii="Times New Roman" w:hAnsi="Times New Roman" w:cs="Times New Roman"/>
            <w:bCs/>
            <w:sz w:val="24"/>
            <w:szCs w:val="24"/>
            <w:lang w:val="sv-SE"/>
          </w:rPr>
          <w:t>dari class PriorityQueue</w:t>
        </w:r>
      </w:ins>
      <w:del w:id="261" w:author="asus" w:date="2018-11-26T22:07:00Z">
        <w:r w:rsidR="00021B7F" w:rsidRPr="00021B7F">
          <w:rPr>
            <w:rFonts w:ascii="Times New Roman" w:hAnsi="Times New Roman" w:cs="Times New Roman"/>
            <w:bCs/>
            <w:sz w:val="24"/>
            <w:szCs w:val="24"/>
            <w:lang w:val="sv-SE"/>
          </w:rPr>
          <w:delText>Enumeration</w:delText>
        </w:r>
      </w:del>
    </w:p>
    <w:p w14:paraId="69613E97" w14:textId="77777777" w:rsidR="00021B7F" w:rsidRPr="00021B7F" w:rsidRDefault="00021B7F" w:rsidP="00021B7F">
      <w:pPr>
        <w:pStyle w:val="ListParagraph"/>
        <w:numPr>
          <w:ilvl w:val="0"/>
          <w:numId w:val="34"/>
        </w:numPr>
        <w:spacing w:after="0"/>
        <w:rPr>
          <w:rFonts w:ascii="Times New Roman" w:hAnsi="Times New Roman" w:cs="Times New Roman"/>
          <w:noProof/>
          <w:sz w:val="24"/>
          <w:szCs w:val="24"/>
        </w:rPr>
      </w:pPr>
      <w:r w:rsidRPr="00021B7F">
        <w:rPr>
          <w:rFonts w:ascii="Times New Roman" w:hAnsi="Times New Roman" w:cs="Times New Roman"/>
          <w:noProof/>
          <w:sz w:val="24"/>
          <w:szCs w:val="24"/>
        </w:rPr>
        <w:t>Listing program</w:t>
      </w:r>
    </w:p>
    <w:p w14:paraId="52AB0663" w14:textId="77777777" w:rsidR="00021B7F" w:rsidRPr="007C4915" w:rsidRDefault="00021B7F" w:rsidP="00021B7F">
      <w:pPr>
        <w:pBdr>
          <w:top w:val="single" w:sz="4" w:space="0"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moveFromRangeStart w:id="262" w:author="asus" w:date="2018-11-26T22:07:00Z" w:name="move531033368"/>
      <w:moveFrom w:id="263" w:author="asus" w:date="2018-11-26T22:07:00Z">
        <w:r w:rsidRPr="007C4915">
          <w:rPr>
            <w:rFonts w:ascii="Courier New" w:hAnsi="Courier New" w:cs="Courier New"/>
            <w:bCs/>
            <w:sz w:val="20"/>
            <w:szCs w:val="20"/>
          </w:rPr>
          <w:t>import java.util.Vector;</w:t>
        </w:r>
      </w:moveFrom>
    </w:p>
    <w:moveFromRangeEnd w:id="262"/>
    <w:p w14:paraId="0620F483" w14:textId="589C1157" w:rsidR="00021B7F" w:rsidRPr="007C4915" w:rsidRDefault="00021B7F" w:rsidP="00021B7F">
      <w:pPr>
        <w:pBdr>
          <w:top w:val="single" w:sz="4" w:space="0"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r w:rsidRPr="007C4915">
        <w:rPr>
          <w:rFonts w:ascii="Courier New" w:hAnsi="Courier New" w:cs="Courier New"/>
          <w:bCs/>
          <w:sz w:val="20"/>
          <w:szCs w:val="20"/>
        </w:rPr>
        <w:t>import java.util</w:t>
      </w:r>
      <w:ins w:id="264" w:author="asus" w:date="2018-11-26T22:07:00Z">
        <w:r w:rsidR="008D4728" w:rsidRPr="008D4728">
          <w:rPr>
            <w:rFonts w:ascii="Courier New" w:hAnsi="Courier New" w:cs="Courier New"/>
            <w:bCs/>
            <w:sz w:val="20"/>
            <w:szCs w:val="20"/>
          </w:rPr>
          <w:t>.*;</w:t>
        </w:r>
      </w:ins>
      <w:del w:id="265" w:author="asus" w:date="2018-11-26T22:07:00Z">
        <w:r w:rsidRPr="007C4915">
          <w:rPr>
            <w:rFonts w:ascii="Courier New" w:hAnsi="Courier New" w:cs="Courier New"/>
            <w:bCs/>
            <w:sz w:val="20"/>
            <w:szCs w:val="20"/>
          </w:rPr>
          <w:delText>.Enumeration;</w:delText>
        </w:r>
      </w:del>
    </w:p>
    <w:p w14:paraId="3950F253" w14:textId="77777777" w:rsidR="00021B7F" w:rsidRPr="007C4915" w:rsidRDefault="00021B7F" w:rsidP="00021B7F">
      <w:pPr>
        <w:pBdr>
          <w:top w:val="single" w:sz="4" w:space="0"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p>
    <w:p w14:paraId="716D1E7C" w14:textId="765218D5" w:rsidR="00021B7F" w:rsidRPr="007C4915" w:rsidRDefault="00021B7F" w:rsidP="00021B7F">
      <w:pPr>
        <w:pBdr>
          <w:top w:val="single" w:sz="4" w:space="0"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r w:rsidRPr="007C4915">
        <w:rPr>
          <w:rFonts w:ascii="Courier New" w:hAnsi="Courier New" w:cs="Courier New"/>
          <w:bCs/>
          <w:sz w:val="20"/>
          <w:szCs w:val="20"/>
        </w:rPr>
        <w:t xml:space="preserve">public class </w:t>
      </w:r>
      <w:ins w:id="266" w:author="asus" w:date="2018-11-26T22:07:00Z">
        <w:r w:rsidR="008D4728" w:rsidRPr="008D4728">
          <w:rPr>
            <w:rFonts w:ascii="Courier New" w:hAnsi="Courier New" w:cs="Courier New"/>
            <w:bCs/>
            <w:sz w:val="20"/>
            <w:szCs w:val="20"/>
          </w:rPr>
          <w:t>PriorityQueueDemo</w:t>
        </w:r>
      </w:ins>
      <w:del w:id="267" w:author="asus" w:date="2018-11-26T22:07:00Z">
        <w:r w:rsidRPr="007C4915">
          <w:rPr>
            <w:rFonts w:ascii="Courier New" w:hAnsi="Courier New" w:cs="Courier New"/>
            <w:bCs/>
            <w:sz w:val="20"/>
            <w:szCs w:val="20"/>
          </w:rPr>
          <w:delText>EnumerationTester</w:delText>
        </w:r>
      </w:del>
      <w:r w:rsidRPr="007C4915">
        <w:rPr>
          <w:rFonts w:ascii="Courier New" w:hAnsi="Courier New" w:cs="Courier New"/>
          <w:bCs/>
          <w:sz w:val="20"/>
          <w:szCs w:val="20"/>
        </w:rPr>
        <w:t xml:space="preserve"> {</w:t>
      </w:r>
    </w:p>
    <w:p w14:paraId="468FA89A" w14:textId="77777777" w:rsidR="008D4728" w:rsidRPr="008D4728" w:rsidRDefault="008D4728" w:rsidP="008D4728">
      <w:pPr>
        <w:pBdr>
          <w:top w:val="single" w:sz="4" w:space="0" w:color="auto"/>
          <w:left w:val="single" w:sz="4" w:space="4" w:color="auto"/>
          <w:bottom w:val="single" w:sz="4" w:space="1" w:color="auto"/>
          <w:right w:val="single" w:sz="4" w:space="4" w:color="auto"/>
        </w:pBdr>
        <w:spacing w:after="0" w:line="240" w:lineRule="auto"/>
        <w:ind w:left="1146"/>
        <w:rPr>
          <w:ins w:id="268" w:author="asus" w:date="2018-11-26T22:07:00Z"/>
          <w:rFonts w:ascii="Courier New" w:hAnsi="Courier New" w:cs="Courier New"/>
          <w:bCs/>
          <w:sz w:val="20"/>
          <w:szCs w:val="20"/>
        </w:rPr>
      </w:pPr>
      <w:ins w:id="269" w:author="asus" w:date="2018-11-26T22:07:00Z">
        <w:r w:rsidRPr="008D4728">
          <w:rPr>
            <w:rFonts w:ascii="Courier New" w:hAnsi="Courier New" w:cs="Courier New"/>
            <w:bCs/>
            <w:sz w:val="20"/>
            <w:szCs w:val="20"/>
          </w:rPr>
          <w:t xml:space="preserve">    static PriorityQueue&lt;String&gt; stringQueue;</w:t>
        </w:r>
      </w:ins>
    </w:p>
    <w:p w14:paraId="02376E11" w14:textId="77777777" w:rsidR="00021B7F" w:rsidRPr="007C4915" w:rsidRDefault="00021B7F" w:rsidP="00021B7F">
      <w:pPr>
        <w:pBdr>
          <w:top w:val="single" w:sz="4" w:space="0"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p>
    <w:p w14:paraId="23862EC3" w14:textId="19F9B48A" w:rsidR="00021B7F" w:rsidRPr="007C4915" w:rsidRDefault="00021B7F" w:rsidP="00021B7F">
      <w:pPr>
        <w:pBdr>
          <w:top w:val="single" w:sz="4" w:space="0"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r w:rsidRPr="007C4915">
        <w:rPr>
          <w:rFonts w:ascii="Courier New" w:hAnsi="Courier New" w:cs="Courier New"/>
          <w:bCs/>
          <w:sz w:val="20"/>
          <w:szCs w:val="20"/>
        </w:rPr>
        <w:t xml:space="preserve">    public static void main(String</w:t>
      </w:r>
      <w:ins w:id="270" w:author="asus" w:date="2018-11-26T22:07:00Z">
        <w:r w:rsidR="008D4728" w:rsidRPr="008D4728">
          <w:rPr>
            <w:rFonts w:ascii="Courier New" w:hAnsi="Courier New" w:cs="Courier New"/>
            <w:bCs/>
            <w:sz w:val="20"/>
            <w:szCs w:val="20"/>
          </w:rPr>
          <w:t>[]</w:t>
        </w:r>
      </w:ins>
      <w:r w:rsidRPr="007C4915">
        <w:rPr>
          <w:rFonts w:ascii="Courier New" w:hAnsi="Courier New" w:cs="Courier New"/>
          <w:bCs/>
          <w:sz w:val="20"/>
          <w:szCs w:val="20"/>
        </w:rPr>
        <w:t xml:space="preserve"> args</w:t>
      </w:r>
      <w:ins w:id="271" w:author="asus" w:date="2018-11-26T22:07:00Z">
        <w:r w:rsidR="008D4728" w:rsidRPr="008D4728">
          <w:rPr>
            <w:rFonts w:ascii="Courier New" w:hAnsi="Courier New" w:cs="Courier New"/>
            <w:bCs/>
            <w:sz w:val="20"/>
            <w:szCs w:val="20"/>
          </w:rPr>
          <w:t>)</w:t>
        </w:r>
      </w:ins>
      <w:del w:id="272" w:author="asus" w:date="2018-11-26T22:07:00Z">
        <w:r w:rsidRPr="007C4915">
          <w:rPr>
            <w:rFonts w:ascii="Courier New" w:hAnsi="Courier New" w:cs="Courier New"/>
            <w:bCs/>
            <w:sz w:val="20"/>
            <w:szCs w:val="20"/>
          </w:rPr>
          <w:delText>[])</w:delText>
        </w:r>
      </w:del>
      <w:r w:rsidRPr="007C4915">
        <w:rPr>
          <w:rFonts w:ascii="Courier New" w:hAnsi="Courier New" w:cs="Courier New"/>
          <w:bCs/>
          <w:sz w:val="20"/>
          <w:szCs w:val="20"/>
        </w:rPr>
        <w:t xml:space="preserve"> {</w:t>
      </w:r>
    </w:p>
    <w:p w14:paraId="6DBCA53D" w14:textId="1B8FD319" w:rsidR="00021B7F" w:rsidRPr="007C4915" w:rsidRDefault="00021B7F" w:rsidP="00021B7F">
      <w:pPr>
        <w:pBdr>
          <w:top w:val="single" w:sz="4" w:space="0" w:color="auto"/>
          <w:left w:val="single" w:sz="4" w:space="4" w:color="auto"/>
          <w:bottom w:val="single" w:sz="4" w:space="1" w:color="auto"/>
          <w:right w:val="single" w:sz="4" w:space="4" w:color="auto"/>
        </w:pBdr>
        <w:spacing w:after="0" w:line="240" w:lineRule="auto"/>
        <w:ind w:left="1146"/>
        <w:rPr>
          <w:del w:id="273" w:author="asus" w:date="2018-11-26T22:07:00Z"/>
          <w:rFonts w:ascii="Courier New" w:hAnsi="Courier New" w:cs="Courier New"/>
          <w:bCs/>
          <w:sz w:val="20"/>
          <w:szCs w:val="20"/>
        </w:rPr>
      </w:pPr>
      <w:r w:rsidRPr="007C4915">
        <w:rPr>
          <w:rFonts w:ascii="Courier New" w:hAnsi="Courier New" w:cs="Courier New"/>
          <w:bCs/>
          <w:sz w:val="20"/>
          <w:szCs w:val="20"/>
        </w:rPr>
        <w:t xml:space="preserve">        </w:t>
      </w:r>
      <w:ins w:id="274" w:author="asus" w:date="2018-11-26T22:07:00Z">
        <w:r w:rsidR="008D4728" w:rsidRPr="008D4728">
          <w:rPr>
            <w:rFonts w:ascii="Courier New" w:hAnsi="Courier New" w:cs="Courier New"/>
            <w:bCs/>
            <w:sz w:val="20"/>
            <w:szCs w:val="20"/>
          </w:rPr>
          <w:t>stringQueue</w:t>
        </w:r>
      </w:ins>
      <w:del w:id="275" w:author="asus" w:date="2018-11-26T22:07:00Z">
        <w:r w:rsidRPr="007C4915">
          <w:rPr>
            <w:rFonts w:ascii="Courier New" w:hAnsi="Courier New" w:cs="Courier New"/>
            <w:bCs/>
            <w:sz w:val="20"/>
            <w:szCs w:val="20"/>
          </w:rPr>
          <w:delText>Enumeration days;</w:delText>
        </w:r>
      </w:del>
    </w:p>
    <w:p w14:paraId="791C010E" w14:textId="77A22C10" w:rsidR="00021B7F" w:rsidRPr="007C4915" w:rsidRDefault="00021B7F" w:rsidP="00021B7F">
      <w:pPr>
        <w:pBdr>
          <w:top w:val="single" w:sz="4" w:space="0"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del w:id="276" w:author="asus" w:date="2018-11-26T22:07:00Z">
        <w:r w:rsidRPr="007C4915">
          <w:rPr>
            <w:rFonts w:ascii="Courier New" w:hAnsi="Courier New" w:cs="Courier New"/>
            <w:bCs/>
            <w:sz w:val="20"/>
            <w:szCs w:val="20"/>
          </w:rPr>
          <w:delText xml:space="preserve">        Vector dayNames</w:delText>
        </w:r>
      </w:del>
      <w:r w:rsidRPr="007C4915">
        <w:rPr>
          <w:rFonts w:ascii="Courier New" w:hAnsi="Courier New" w:cs="Courier New"/>
          <w:bCs/>
          <w:sz w:val="20"/>
          <w:szCs w:val="20"/>
        </w:rPr>
        <w:t xml:space="preserve"> = new </w:t>
      </w:r>
      <w:ins w:id="277" w:author="asus" w:date="2018-11-26T22:07:00Z">
        <w:r w:rsidR="008D4728" w:rsidRPr="008D4728">
          <w:rPr>
            <w:rFonts w:ascii="Courier New" w:hAnsi="Courier New" w:cs="Courier New"/>
            <w:bCs/>
            <w:sz w:val="20"/>
            <w:szCs w:val="20"/>
          </w:rPr>
          <w:t>PriorityQueue&lt;String&gt;();</w:t>
        </w:r>
      </w:ins>
      <w:del w:id="278" w:author="asus" w:date="2018-11-26T22:07:00Z">
        <w:r w:rsidRPr="007C4915">
          <w:rPr>
            <w:rFonts w:ascii="Courier New" w:hAnsi="Courier New" w:cs="Courier New"/>
            <w:bCs/>
            <w:sz w:val="20"/>
            <w:szCs w:val="20"/>
          </w:rPr>
          <w:delText>Vector();</w:delText>
        </w:r>
      </w:del>
    </w:p>
    <w:p w14:paraId="42616581" w14:textId="339A5C39" w:rsidR="00021B7F" w:rsidRPr="007C4915" w:rsidRDefault="00021B7F" w:rsidP="00021B7F">
      <w:pPr>
        <w:pBdr>
          <w:top w:val="single" w:sz="4" w:space="0"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r w:rsidRPr="007C4915">
        <w:rPr>
          <w:rFonts w:ascii="Courier New" w:hAnsi="Courier New" w:cs="Courier New"/>
          <w:bCs/>
          <w:sz w:val="20"/>
          <w:szCs w:val="20"/>
        </w:rPr>
        <w:t xml:space="preserve">        </w:t>
      </w:r>
      <w:ins w:id="279" w:author="asus" w:date="2018-11-26T22:07:00Z">
        <w:r w:rsidR="008D4728" w:rsidRPr="008D4728">
          <w:rPr>
            <w:rFonts w:ascii="Courier New" w:hAnsi="Courier New" w:cs="Courier New"/>
            <w:bCs/>
            <w:sz w:val="20"/>
            <w:szCs w:val="20"/>
          </w:rPr>
          <w:t>stringQueue</w:t>
        </w:r>
      </w:ins>
      <w:del w:id="280" w:author="asus" w:date="2018-11-26T22:07:00Z">
        <w:r w:rsidRPr="007C4915">
          <w:rPr>
            <w:rFonts w:ascii="Courier New" w:hAnsi="Courier New" w:cs="Courier New"/>
            <w:bCs/>
            <w:sz w:val="20"/>
            <w:szCs w:val="20"/>
          </w:rPr>
          <w:delText>dayNames</w:delText>
        </w:r>
      </w:del>
      <w:r w:rsidRPr="007C4915">
        <w:rPr>
          <w:rFonts w:ascii="Courier New" w:hAnsi="Courier New" w:cs="Courier New"/>
          <w:bCs/>
          <w:sz w:val="20"/>
          <w:szCs w:val="20"/>
        </w:rPr>
        <w:t>.add("</w:t>
      </w:r>
      <w:ins w:id="281" w:author="asus" w:date="2018-11-26T22:07:00Z">
        <w:r w:rsidR="008D4728" w:rsidRPr="008D4728">
          <w:rPr>
            <w:rFonts w:ascii="Courier New" w:hAnsi="Courier New" w:cs="Courier New"/>
            <w:bCs/>
            <w:sz w:val="20"/>
            <w:szCs w:val="20"/>
          </w:rPr>
          <w:t>ab</w:t>
        </w:r>
      </w:ins>
      <w:del w:id="282" w:author="asus" w:date="2018-11-26T22:07:00Z">
        <w:r w:rsidRPr="007C4915">
          <w:rPr>
            <w:rFonts w:ascii="Courier New" w:hAnsi="Courier New" w:cs="Courier New"/>
            <w:bCs/>
            <w:sz w:val="20"/>
            <w:szCs w:val="20"/>
          </w:rPr>
          <w:delText>Sunday</w:delText>
        </w:r>
      </w:del>
      <w:r w:rsidRPr="007C4915">
        <w:rPr>
          <w:rFonts w:ascii="Courier New" w:hAnsi="Courier New" w:cs="Courier New"/>
          <w:bCs/>
          <w:sz w:val="20"/>
          <w:szCs w:val="20"/>
        </w:rPr>
        <w:t>");</w:t>
      </w:r>
    </w:p>
    <w:p w14:paraId="2D7FE39A" w14:textId="38C9EB7A" w:rsidR="00021B7F" w:rsidRPr="007C4915" w:rsidRDefault="00021B7F" w:rsidP="00021B7F">
      <w:pPr>
        <w:pBdr>
          <w:top w:val="single" w:sz="4" w:space="0"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r w:rsidRPr="007C4915">
        <w:rPr>
          <w:rFonts w:ascii="Courier New" w:hAnsi="Courier New" w:cs="Courier New"/>
          <w:bCs/>
          <w:sz w:val="20"/>
          <w:szCs w:val="20"/>
        </w:rPr>
        <w:t xml:space="preserve">        </w:t>
      </w:r>
      <w:ins w:id="283" w:author="asus" w:date="2018-11-26T22:07:00Z">
        <w:r w:rsidR="008D4728" w:rsidRPr="008D4728">
          <w:rPr>
            <w:rFonts w:ascii="Courier New" w:hAnsi="Courier New" w:cs="Courier New"/>
            <w:bCs/>
            <w:sz w:val="20"/>
            <w:szCs w:val="20"/>
          </w:rPr>
          <w:t>stringQueue</w:t>
        </w:r>
      </w:ins>
      <w:del w:id="284" w:author="asus" w:date="2018-11-26T22:07:00Z">
        <w:r w:rsidRPr="007C4915">
          <w:rPr>
            <w:rFonts w:ascii="Courier New" w:hAnsi="Courier New" w:cs="Courier New"/>
            <w:bCs/>
            <w:sz w:val="20"/>
            <w:szCs w:val="20"/>
          </w:rPr>
          <w:delText>dayNames</w:delText>
        </w:r>
      </w:del>
      <w:r w:rsidRPr="007C4915">
        <w:rPr>
          <w:rFonts w:ascii="Courier New" w:hAnsi="Courier New" w:cs="Courier New"/>
          <w:bCs/>
          <w:sz w:val="20"/>
          <w:szCs w:val="20"/>
        </w:rPr>
        <w:t>.add("</w:t>
      </w:r>
      <w:ins w:id="285" w:author="asus" w:date="2018-11-26T22:07:00Z">
        <w:r w:rsidR="008D4728" w:rsidRPr="008D4728">
          <w:rPr>
            <w:rFonts w:ascii="Courier New" w:hAnsi="Courier New" w:cs="Courier New"/>
            <w:bCs/>
            <w:sz w:val="20"/>
            <w:szCs w:val="20"/>
          </w:rPr>
          <w:t>abcd</w:t>
        </w:r>
      </w:ins>
      <w:del w:id="286" w:author="asus" w:date="2018-11-26T22:07:00Z">
        <w:r w:rsidRPr="007C4915">
          <w:rPr>
            <w:rFonts w:ascii="Courier New" w:hAnsi="Courier New" w:cs="Courier New"/>
            <w:bCs/>
            <w:sz w:val="20"/>
            <w:szCs w:val="20"/>
          </w:rPr>
          <w:delText>Monday</w:delText>
        </w:r>
      </w:del>
      <w:r w:rsidRPr="007C4915">
        <w:rPr>
          <w:rFonts w:ascii="Courier New" w:hAnsi="Courier New" w:cs="Courier New"/>
          <w:bCs/>
          <w:sz w:val="20"/>
          <w:szCs w:val="20"/>
        </w:rPr>
        <w:t>");</w:t>
      </w:r>
    </w:p>
    <w:p w14:paraId="1E4B4757" w14:textId="125CF4BC" w:rsidR="00021B7F" w:rsidRPr="007C4915" w:rsidRDefault="00021B7F" w:rsidP="00021B7F">
      <w:pPr>
        <w:pBdr>
          <w:top w:val="single" w:sz="4" w:space="0"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r w:rsidRPr="007C4915">
        <w:rPr>
          <w:rFonts w:ascii="Courier New" w:hAnsi="Courier New" w:cs="Courier New"/>
          <w:bCs/>
          <w:sz w:val="20"/>
          <w:szCs w:val="20"/>
        </w:rPr>
        <w:t xml:space="preserve">        </w:t>
      </w:r>
      <w:ins w:id="287" w:author="asus" w:date="2018-11-26T22:07:00Z">
        <w:r w:rsidR="008D4728" w:rsidRPr="008D4728">
          <w:rPr>
            <w:rFonts w:ascii="Courier New" w:hAnsi="Courier New" w:cs="Courier New"/>
            <w:bCs/>
            <w:sz w:val="20"/>
            <w:szCs w:val="20"/>
          </w:rPr>
          <w:t>stringQueue</w:t>
        </w:r>
      </w:ins>
      <w:del w:id="288" w:author="asus" w:date="2018-11-26T22:07:00Z">
        <w:r w:rsidRPr="007C4915">
          <w:rPr>
            <w:rFonts w:ascii="Courier New" w:hAnsi="Courier New" w:cs="Courier New"/>
            <w:bCs/>
            <w:sz w:val="20"/>
            <w:szCs w:val="20"/>
          </w:rPr>
          <w:delText>dayNames</w:delText>
        </w:r>
      </w:del>
      <w:r w:rsidRPr="007C4915">
        <w:rPr>
          <w:rFonts w:ascii="Courier New" w:hAnsi="Courier New" w:cs="Courier New"/>
          <w:bCs/>
          <w:sz w:val="20"/>
          <w:szCs w:val="20"/>
        </w:rPr>
        <w:t>.add("</w:t>
      </w:r>
      <w:ins w:id="289" w:author="asus" w:date="2018-11-26T22:07:00Z">
        <w:r w:rsidR="008D4728" w:rsidRPr="008D4728">
          <w:rPr>
            <w:rFonts w:ascii="Courier New" w:hAnsi="Courier New" w:cs="Courier New"/>
            <w:bCs/>
            <w:sz w:val="20"/>
            <w:szCs w:val="20"/>
          </w:rPr>
          <w:t>abc</w:t>
        </w:r>
      </w:ins>
      <w:del w:id="290" w:author="asus" w:date="2018-11-26T22:07:00Z">
        <w:r w:rsidRPr="007C4915">
          <w:rPr>
            <w:rFonts w:ascii="Courier New" w:hAnsi="Courier New" w:cs="Courier New"/>
            <w:bCs/>
            <w:sz w:val="20"/>
            <w:szCs w:val="20"/>
          </w:rPr>
          <w:delText>Tuesday</w:delText>
        </w:r>
      </w:del>
      <w:r w:rsidRPr="007C4915">
        <w:rPr>
          <w:rFonts w:ascii="Courier New" w:hAnsi="Courier New" w:cs="Courier New"/>
          <w:bCs/>
          <w:sz w:val="20"/>
          <w:szCs w:val="20"/>
        </w:rPr>
        <w:t>");</w:t>
      </w:r>
    </w:p>
    <w:p w14:paraId="48FC9784" w14:textId="20FAF794" w:rsidR="00021B7F" w:rsidRPr="007C4915" w:rsidRDefault="00021B7F" w:rsidP="00021B7F">
      <w:pPr>
        <w:pBdr>
          <w:top w:val="single" w:sz="4" w:space="0"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r w:rsidRPr="007C4915">
        <w:rPr>
          <w:rFonts w:ascii="Courier New" w:hAnsi="Courier New" w:cs="Courier New"/>
          <w:bCs/>
          <w:sz w:val="20"/>
          <w:szCs w:val="20"/>
        </w:rPr>
        <w:t xml:space="preserve">        </w:t>
      </w:r>
      <w:ins w:id="291" w:author="asus" w:date="2018-11-26T22:07:00Z">
        <w:r w:rsidR="008D4728" w:rsidRPr="008D4728">
          <w:rPr>
            <w:rFonts w:ascii="Courier New" w:hAnsi="Courier New" w:cs="Courier New"/>
            <w:bCs/>
            <w:sz w:val="20"/>
            <w:szCs w:val="20"/>
          </w:rPr>
          <w:t>stringQueue</w:t>
        </w:r>
      </w:ins>
      <w:del w:id="292" w:author="asus" w:date="2018-11-26T22:07:00Z">
        <w:r w:rsidRPr="007C4915">
          <w:rPr>
            <w:rFonts w:ascii="Courier New" w:hAnsi="Courier New" w:cs="Courier New"/>
            <w:bCs/>
            <w:sz w:val="20"/>
            <w:szCs w:val="20"/>
          </w:rPr>
          <w:delText>dayNames</w:delText>
        </w:r>
      </w:del>
      <w:r w:rsidRPr="007C4915">
        <w:rPr>
          <w:rFonts w:ascii="Courier New" w:hAnsi="Courier New" w:cs="Courier New"/>
          <w:bCs/>
          <w:sz w:val="20"/>
          <w:szCs w:val="20"/>
        </w:rPr>
        <w:t>.add("</w:t>
      </w:r>
      <w:ins w:id="293" w:author="asus" w:date="2018-11-26T22:07:00Z">
        <w:r w:rsidR="008D4728" w:rsidRPr="008D4728">
          <w:rPr>
            <w:rFonts w:ascii="Courier New" w:hAnsi="Courier New" w:cs="Courier New"/>
            <w:bCs/>
            <w:sz w:val="20"/>
            <w:szCs w:val="20"/>
          </w:rPr>
          <w:t>a</w:t>
        </w:r>
      </w:ins>
      <w:del w:id="294" w:author="asus" w:date="2018-11-26T22:07:00Z">
        <w:r w:rsidRPr="007C4915">
          <w:rPr>
            <w:rFonts w:ascii="Courier New" w:hAnsi="Courier New" w:cs="Courier New"/>
            <w:bCs/>
            <w:sz w:val="20"/>
            <w:szCs w:val="20"/>
          </w:rPr>
          <w:delText>Wednesday</w:delText>
        </w:r>
      </w:del>
      <w:r w:rsidRPr="007C4915">
        <w:rPr>
          <w:rFonts w:ascii="Courier New" w:hAnsi="Courier New" w:cs="Courier New"/>
          <w:bCs/>
          <w:sz w:val="20"/>
          <w:szCs w:val="20"/>
        </w:rPr>
        <w:t>");</w:t>
      </w:r>
    </w:p>
    <w:p w14:paraId="56F8ADD9" w14:textId="77777777" w:rsidR="008D4728" w:rsidRPr="008D4728" w:rsidRDefault="008D4728" w:rsidP="008D4728">
      <w:pPr>
        <w:pBdr>
          <w:top w:val="single" w:sz="4" w:space="0" w:color="auto"/>
          <w:left w:val="single" w:sz="4" w:space="4" w:color="auto"/>
          <w:bottom w:val="single" w:sz="4" w:space="1" w:color="auto"/>
          <w:right w:val="single" w:sz="4" w:space="4" w:color="auto"/>
        </w:pBdr>
        <w:spacing w:after="0" w:line="240" w:lineRule="auto"/>
        <w:ind w:left="1146"/>
        <w:rPr>
          <w:ins w:id="295" w:author="asus" w:date="2018-11-26T22:07:00Z"/>
          <w:rFonts w:ascii="Courier New" w:hAnsi="Courier New" w:cs="Courier New"/>
          <w:bCs/>
          <w:sz w:val="20"/>
          <w:szCs w:val="20"/>
        </w:rPr>
      </w:pPr>
    </w:p>
    <w:p w14:paraId="1D3249CE" w14:textId="77777777" w:rsidR="008D4728" w:rsidRPr="008D4728" w:rsidRDefault="008D4728" w:rsidP="008D4728">
      <w:pPr>
        <w:pBdr>
          <w:top w:val="single" w:sz="4" w:space="0" w:color="auto"/>
          <w:left w:val="single" w:sz="4" w:space="4" w:color="auto"/>
          <w:bottom w:val="single" w:sz="4" w:space="1" w:color="auto"/>
          <w:right w:val="single" w:sz="4" w:space="4" w:color="auto"/>
        </w:pBdr>
        <w:spacing w:after="0" w:line="240" w:lineRule="auto"/>
        <w:ind w:left="1146"/>
        <w:rPr>
          <w:ins w:id="296" w:author="asus" w:date="2018-11-26T22:07:00Z"/>
          <w:rFonts w:ascii="Courier New" w:hAnsi="Courier New" w:cs="Courier New"/>
          <w:bCs/>
          <w:sz w:val="20"/>
          <w:szCs w:val="20"/>
        </w:rPr>
      </w:pPr>
      <w:ins w:id="297" w:author="asus" w:date="2018-11-26T22:07:00Z">
        <w:r w:rsidRPr="008D4728">
          <w:rPr>
            <w:rFonts w:ascii="Courier New" w:hAnsi="Courier New" w:cs="Courier New"/>
            <w:bCs/>
            <w:sz w:val="20"/>
            <w:szCs w:val="20"/>
          </w:rPr>
          <w:t xml:space="preserve">        // don't use iterator which may or may not</w:t>
        </w:r>
      </w:ins>
    </w:p>
    <w:p w14:paraId="2D4633DC" w14:textId="77777777" w:rsidR="008D4728" w:rsidRPr="008D4728" w:rsidRDefault="008D4728" w:rsidP="008D4728">
      <w:pPr>
        <w:pBdr>
          <w:top w:val="single" w:sz="4" w:space="0" w:color="auto"/>
          <w:left w:val="single" w:sz="4" w:space="4" w:color="auto"/>
          <w:bottom w:val="single" w:sz="4" w:space="1" w:color="auto"/>
          <w:right w:val="single" w:sz="4" w:space="4" w:color="auto"/>
        </w:pBdr>
        <w:spacing w:after="0" w:line="240" w:lineRule="auto"/>
        <w:ind w:left="1146"/>
        <w:rPr>
          <w:ins w:id="298" w:author="asus" w:date="2018-11-26T22:07:00Z"/>
          <w:rFonts w:ascii="Courier New" w:hAnsi="Courier New" w:cs="Courier New"/>
          <w:bCs/>
          <w:sz w:val="20"/>
          <w:szCs w:val="20"/>
        </w:rPr>
      </w:pPr>
      <w:ins w:id="299" w:author="asus" w:date="2018-11-26T22:07:00Z">
        <w:r w:rsidRPr="008D4728">
          <w:rPr>
            <w:rFonts w:ascii="Courier New" w:hAnsi="Courier New" w:cs="Courier New"/>
            <w:bCs/>
            <w:sz w:val="20"/>
            <w:szCs w:val="20"/>
          </w:rPr>
          <w:t xml:space="preserve">        // show the PriorityQueue's order</w:t>
        </w:r>
      </w:ins>
    </w:p>
    <w:p w14:paraId="1D4D84A9" w14:textId="77777777" w:rsidR="00021B7F" w:rsidRPr="007C4915" w:rsidRDefault="00021B7F" w:rsidP="00021B7F">
      <w:pPr>
        <w:pBdr>
          <w:top w:val="single" w:sz="4" w:space="0" w:color="auto"/>
          <w:left w:val="single" w:sz="4" w:space="4" w:color="auto"/>
          <w:bottom w:val="single" w:sz="4" w:space="1" w:color="auto"/>
          <w:right w:val="single" w:sz="4" w:space="4" w:color="auto"/>
        </w:pBdr>
        <w:spacing w:after="0" w:line="240" w:lineRule="auto"/>
        <w:ind w:left="1146"/>
        <w:rPr>
          <w:del w:id="300" w:author="asus" w:date="2018-11-26T22:07:00Z"/>
          <w:rFonts w:ascii="Courier New" w:hAnsi="Courier New" w:cs="Courier New"/>
          <w:bCs/>
          <w:sz w:val="20"/>
          <w:szCs w:val="20"/>
        </w:rPr>
      </w:pPr>
      <w:del w:id="301" w:author="asus" w:date="2018-11-26T22:07:00Z">
        <w:r w:rsidRPr="007C4915">
          <w:rPr>
            <w:rFonts w:ascii="Courier New" w:hAnsi="Courier New" w:cs="Courier New"/>
            <w:bCs/>
            <w:sz w:val="20"/>
            <w:szCs w:val="20"/>
          </w:rPr>
          <w:delText xml:space="preserve">        dayNames.add("Thursday");</w:delText>
        </w:r>
      </w:del>
    </w:p>
    <w:p w14:paraId="41E71BD7" w14:textId="77777777" w:rsidR="00021B7F" w:rsidRPr="007C4915" w:rsidRDefault="00021B7F" w:rsidP="00021B7F">
      <w:pPr>
        <w:pBdr>
          <w:top w:val="single" w:sz="4" w:space="0" w:color="auto"/>
          <w:left w:val="single" w:sz="4" w:space="4" w:color="auto"/>
          <w:bottom w:val="single" w:sz="4" w:space="1" w:color="auto"/>
          <w:right w:val="single" w:sz="4" w:space="4" w:color="auto"/>
        </w:pBdr>
        <w:spacing w:after="0" w:line="240" w:lineRule="auto"/>
        <w:ind w:left="1146"/>
        <w:rPr>
          <w:del w:id="302" w:author="asus" w:date="2018-11-26T22:07:00Z"/>
          <w:rFonts w:ascii="Courier New" w:hAnsi="Courier New" w:cs="Courier New"/>
          <w:bCs/>
          <w:sz w:val="20"/>
          <w:szCs w:val="20"/>
        </w:rPr>
      </w:pPr>
      <w:del w:id="303" w:author="asus" w:date="2018-11-26T22:07:00Z">
        <w:r w:rsidRPr="007C4915">
          <w:rPr>
            <w:rFonts w:ascii="Courier New" w:hAnsi="Courier New" w:cs="Courier New"/>
            <w:bCs/>
            <w:sz w:val="20"/>
            <w:szCs w:val="20"/>
          </w:rPr>
          <w:delText xml:space="preserve">        dayNames.add("Friday");</w:delText>
        </w:r>
      </w:del>
    </w:p>
    <w:p w14:paraId="5A23D5C7" w14:textId="77777777" w:rsidR="00021B7F" w:rsidRPr="007C4915" w:rsidRDefault="00021B7F" w:rsidP="00021B7F">
      <w:pPr>
        <w:pBdr>
          <w:top w:val="single" w:sz="4" w:space="0" w:color="auto"/>
          <w:left w:val="single" w:sz="4" w:space="4" w:color="auto"/>
          <w:bottom w:val="single" w:sz="4" w:space="1" w:color="auto"/>
          <w:right w:val="single" w:sz="4" w:space="4" w:color="auto"/>
        </w:pBdr>
        <w:spacing w:after="0" w:line="240" w:lineRule="auto"/>
        <w:ind w:left="1146"/>
        <w:rPr>
          <w:del w:id="304" w:author="asus" w:date="2018-11-26T22:07:00Z"/>
          <w:rFonts w:ascii="Courier New" w:hAnsi="Courier New" w:cs="Courier New"/>
          <w:bCs/>
          <w:sz w:val="20"/>
          <w:szCs w:val="20"/>
        </w:rPr>
      </w:pPr>
      <w:del w:id="305" w:author="asus" w:date="2018-11-26T22:07:00Z">
        <w:r w:rsidRPr="007C4915">
          <w:rPr>
            <w:rFonts w:ascii="Courier New" w:hAnsi="Courier New" w:cs="Courier New"/>
            <w:bCs/>
            <w:sz w:val="20"/>
            <w:szCs w:val="20"/>
          </w:rPr>
          <w:delText xml:space="preserve">        dayNames.add("Saturday");</w:delText>
        </w:r>
      </w:del>
    </w:p>
    <w:p w14:paraId="2BCD28DB" w14:textId="77777777" w:rsidR="00021B7F" w:rsidRPr="007C4915" w:rsidRDefault="00021B7F" w:rsidP="00021B7F">
      <w:pPr>
        <w:pBdr>
          <w:top w:val="single" w:sz="4" w:space="0" w:color="auto"/>
          <w:left w:val="single" w:sz="4" w:space="4" w:color="auto"/>
          <w:bottom w:val="single" w:sz="4" w:space="1" w:color="auto"/>
          <w:right w:val="single" w:sz="4" w:space="4" w:color="auto"/>
        </w:pBdr>
        <w:spacing w:after="0" w:line="240" w:lineRule="auto"/>
        <w:ind w:left="1146"/>
        <w:rPr>
          <w:del w:id="306" w:author="asus" w:date="2018-11-26T22:07:00Z"/>
          <w:rFonts w:ascii="Courier New" w:hAnsi="Courier New" w:cs="Courier New"/>
          <w:bCs/>
          <w:sz w:val="20"/>
          <w:szCs w:val="20"/>
        </w:rPr>
      </w:pPr>
      <w:del w:id="307" w:author="asus" w:date="2018-11-26T22:07:00Z">
        <w:r w:rsidRPr="007C4915">
          <w:rPr>
            <w:rFonts w:ascii="Courier New" w:hAnsi="Courier New" w:cs="Courier New"/>
            <w:bCs/>
            <w:sz w:val="20"/>
            <w:szCs w:val="20"/>
          </w:rPr>
          <w:delText xml:space="preserve">        days = dayNames.elements();</w:delText>
        </w:r>
      </w:del>
    </w:p>
    <w:p w14:paraId="78A5332B" w14:textId="77777777" w:rsidR="00021B7F" w:rsidRPr="007C4915" w:rsidRDefault="00021B7F" w:rsidP="00021B7F">
      <w:pPr>
        <w:pBdr>
          <w:top w:val="single" w:sz="4" w:space="0" w:color="auto"/>
          <w:left w:val="single" w:sz="4" w:space="4" w:color="auto"/>
          <w:bottom w:val="single" w:sz="4" w:space="1" w:color="auto"/>
          <w:right w:val="single" w:sz="4" w:space="4" w:color="auto"/>
        </w:pBdr>
        <w:spacing w:after="0" w:line="240" w:lineRule="auto"/>
        <w:ind w:left="1146"/>
        <w:rPr>
          <w:del w:id="308" w:author="asus" w:date="2018-11-26T22:07:00Z"/>
          <w:rFonts w:ascii="Courier New" w:hAnsi="Courier New" w:cs="Courier New"/>
          <w:bCs/>
          <w:sz w:val="20"/>
          <w:szCs w:val="20"/>
        </w:rPr>
      </w:pPr>
    </w:p>
    <w:p w14:paraId="74A9021D" w14:textId="79405875" w:rsidR="00021B7F" w:rsidRPr="007C4915" w:rsidRDefault="00021B7F" w:rsidP="00021B7F">
      <w:pPr>
        <w:pBdr>
          <w:top w:val="single" w:sz="4" w:space="0"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r w:rsidRPr="007C4915">
        <w:rPr>
          <w:rFonts w:ascii="Courier New" w:hAnsi="Courier New" w:cs="Courier New"/>
          <w:bCs/>
          <w:sz w:val="20"/>
          <w:szCs w:val="20"/>
        </w:rPr>
        <w:t xml:space="preserve">        while (</w:t>
      </w:r>
      <w:ins w:id="309" w:author="asus" w:date="2018-11-26T22:07:00Z">
        <w:r w:rsidR="008D4728" w:rsidRPr="008D4728">
          <w:rPr>
            <w:rFonts w:ascii="Courier New" w:hAnsi="Courier New" w:cs="Courier New"/>
            <w:bCs/>
            <w:sz w:val="20"/>
            <w:szCs w:val="20"/>
          </w:rPr>
          <w:t>stringQueue.size() &gt; 0)</w:t>
        </w:r>
      </w:ins>
      <w:del w:id="310" w:author="asus" w:date="2018-11-26T22:07:00Z">
        <w:r w:rsidRPr="007C4915">
          <w:rPr>
            <w:rFonts w:ascii="Courier New" w:hAnsi="Courier New" w:cs="Courier New"/>
            <w:bCs/>
            <w:sz w:val="20"/>
            <w:szCs w:val="20"/>
          </w:rPr>
          <w:delText>days.hasMoreElements())</w:delText>
        </w:r>
      </w:del>
    </w:p>
    <w:p w14:paraId="12C2F85E" w14:textId="348E8308" w:rsidR="00021B7F" w:rsidRPr="007C4915" w:rsidRDefault="00021B7F" w:rsidP="00021B7F">
      <w:pPr>
        <w:pBdr>
          <w:top w:val="single" w:sz="4" w:space="0"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r w:rsidRPr="007C4915">
        <w:rPr>
          <w:rFonts w:ascii="Courier New" w:hAnsi="Courier New" w:cs="Courier New"/>
          <w:bCs/>
          <w:sz w:val="20"/>
          <w:szCs w:val="20"/>
        </w:rPr>
        <w:t xml:space="preserve">            System.out.println(</w:t>
      </w:r>
      <w:ins w:id="311" w:author="asus" w:date="2018-11-26T22:07:00Z">
        <w:r w:rsidR="008D4728" w:rsidRPr="008D4728">
          <w:rPr>
            <w:rFonts w:ascii="Courier New" w:hAnsi="Courier New" w:cs="Courier New"/>
            <w:bCs/>
            <w:sz w:val="20"/>
            <w:szCs w:val="20"/>
          </w:rPr>
          <w:t>stringQueue.remove</w:t>
        </w:r>
      </w:ins>
      <w:del w:id="312" w:author="asus" w:date="2018-11-26T22:07:00Z">
        <w:r w:rsidRPr="007C4915">
          <w:rPr>
            <w:rFonts w:ascii="Courier New" w:hAnsi="Courier New" w:cs="Courier New"/>
            <w:bCs/>
            <w:sz w:val="20"/>
            <w:szCs w:val="20"/>
          </w:rPr>
          <w:delText>days.nextElement</w:delText>
        </w:r>
      </w:del>
      <w:r w:rsidRPr="007C4915">
        <w:rPr>
          <w:rFonts w:ascii="Courier New" w:hAnsi="Courier New" w:cs="Courier New"/>
          <w:bCs/>
          <w:sz w:val="20"/>
          <w:szCs w:val="20"/>
        </w:rPr>
        <w:t>());</w:t>
      </w:r>
    </w:p>
    <w:p w14:paraId="5CBEDBEE" w14:textId="77777777" w:rsidR="00021B7F" w:rsidRPr="007C4915" w:rsidRDefault="00021B7F" w:rsidP="00021B7F">
      <w:pPr>
        <w:pBdr>
          <w:top w:val="single" w:sz="4" w:space="0"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r w:rsidRPr="007C4915">
        <w:rPr>
          <w:rFonts w:ascii="Courier New" w:hAnsi="Courier New" w:cs="Courier New"/>
          <w:bCs/>
          <w:sz w:val="20"/>
          <w:szCs w:val="20"/>
        </w:rPr>
        <w:t xml:space="preserve">    }</w:t>
      </w:r>
    </w:p>
    <w:p w14:paraId="210812A1" w14:textId="77777777" w:rsidR="00021B7F" w:rsidRPr="005A75D4" w:rsidRDefault="00021B7F" w:rsidP="00021B7F">
      <w:pPr>
        <w:pBdr>
          <w:top w:val="single" w:sz="4" w:space="0"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lang w:val="en-ID"/>
        </w:rPr>
      </w:pPr>
      <w:r w:rsidRPr="007C4915">
        <w:rPr>
          <w:rFonts w:ascii="Courier New" w:hAnsi="Courier New" w:cs="Courier New"/>
          <w:bCs/>
          <w:sz w:val="20"/>
          <w:szCs w:val="20"/>
        </w:rPr>
        <w:t>}</w:t>
      </w:r>
    </w:p>
    <w:p w14:paraId="4DBF63CF" w14:textId="77777777" w:rsidR="00021B7F" w:rsidRPr="007C4915" w:rsidRDefault="00021B7F" w:rsidP="00021B7F">
      <w:pPr>
        <w:pStyle w:val="ListParagraph"/>
        <w:numPr>
          <w:ilvl w:val="0"/>
          <w:numId w:val="34"/>
        </w:numPr>
        <w:rPr>
          <w:rFonts w:ascii="Times New Roman" w:hAnsi="Times New Roman" w:cs="Times New Roman"/>
          <w:noProof/>
          <w:sz w:val="24"/>
          <w:szCs w:val="24"/>
        </w:rPr>
      </w:pPr>
      <w:r w:rsidRPr="007C4915">
        <w:rPr>
          <w:rFonts w:ascii="Times New Roman" w:hAnsi="Times New Roman" w:cs="Times New Roman"/>
          <w:noProof/>
          <w:sz w:val="24"/>
          <w:szCs w:val="24"/>
        </w:rPr>
        <w:t>Output program</w:t>
      </w:r>
    </w:p>
    <w:p w14:paraId="4264D451" w14:textId="5A458D6A" w:rsidR="00021B7F" w:rsidRPr="000C2707" w:rsidRDefault="00C759AB" w:rsidP="00C759AB">
      <w:pPr>
        <w:pStyle w:val="ListParagraph"/>
        <w:ind w:left="1146" w:hanging="12"/>
        <w:rPr>
          <w:rFonts w:ascii="Times New Roman" w:hAnsi="Times New Roman" w:cs="Times New Roman"/>
          <w:noProof/>
          <w:sz w:val="24"/>
          <w:szCs w:val="24"/>
          <w:lang w:val="en-ID"/>
        </w:rPr>
        <w:pPrChange w:id="313" w:author="asus" w:date="2018-11-26T22:07:00Z">
          <w:pPr>
            <w:pStyle w:val="ListParagraph"/>
            <w:ind w:left="1146" w:firstLine="720"/>
          </w:pPr>
        </w:pPrChange>
      </w:pPr>
      <w:ins w:id="314" w:author="asus" w:date="2018-11-26T22:07:00Z">
        <w:r>
          <w:rPr>
            <w:noProof/>
            <w:lang w:val="en-US"/>
          </w:rPr>
          <w:drawing>
            <wp:inline distT="0" distB="0" distL="0" distR="0" wp14:anchorId="394F0E99" wp14:editId="28EFDD6C">
              <wp:extent cx="3181350" cy="1371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181350" cy="1371600"/>
                      </a:xfrm>
                      <a:prstGeom prst="rect">
                        <a:avLst/>
                      </a:prstGeom>
                    </pic:spPr>
                  </pic:pic>
                </a:graphicData>
              </a:graphic>
            </wp:inline>
          </w:drawing>
        </w:r>
      </w:ins>
    </w:p>
    <w:p w14:paraId="3131F248" w14:textId="77777777" w:rsidR="00021B7F" w:rsidRDefault="00021B7F" w:rsidP="00021B7F">
      <w:pPr>
        <w:pStyle w:val="ListParagraph"/>
        <w:numPr>
          <w:ilvl w:val="0"/>
          <w:numId w:val="34"/>
        </w:numPr>
        <w:rPr>
          <w:rFonts w:ascii="Times New Roman" w:hAnsi="Times New Roman" w:cs="Times New Roman"/>
          <w:noProof/>
          <w:sz w:val="24"/>
          <w:szCs w:val="24"/>
          <w:lang w:val="en-ID"/>
        </w:rPr>
      </w:pPr>
      <w:r w:rsidRPr="00615F35">
        <w:rPr>
          <w:rFonts w:ascii="Times New Roman" w:hAnsi="Times New Roman" w:cs="Times New Roman"/>
          <w:noProof/>
          <w:sz w:val="24"/>
          <w:szCs w:val="24"/>
        </w:rPr>
        <w:lastRenderedPageBreak/>
        <w:t>Analisa</w:t>
      </w:r>
    </w:p>
    <w:p w14:paraId="6428793D" w14:textId="77777777" w:rsidR="00021B7F" w:rsidRPr="00021B7F" w:rsidRDefault="00021B7F" w:rsidP="00021B7F">
      <w:pPr>
        <w:pStyle w:val="ListParagraph"/>
        <w:ind w:left="1080"/>
        <w:rPr>
          <w:rFonts w:ascii="Times New Roman" w:hAnsi="Times New Roman" w:cs="Times New Roman"/>
          <w:noProof/>
          <w:sz w:val="24"/>
          <w:szCs w:val="24"/>
          <w:lang w:val="en-ID"/>
        </w:rPr>
      </w:pPr>
    </w:p>
    <w:p w14:paraId="150E49E9" w14:textId="77777777" w:rsidR="00021B7F" w:rsidRPr="00021B7F" w:rsidRDefault="008D4728" w:rsidP="008D4728">
      <w:pPr>
        <w:pStyle w:val="ListParagraph"/>
        <w:numPr>
          <w:ilvl w:val="0"/>
          <w:numId w:val="9"/>
        </w:numPr>
        <w:rPr>
          <w:ins w:id="315" w:author="asus" w:date="2018-11-26T22:07:00Z"/>
          <w:rFonts w:ascii="Times New Roman" w:hAnsi="Times New Roman" w:cs="Times New Roman"/>
          <w:bCs/>
          <w:sz w:val="24"/>
          <w:szCs w:val="24"/>
        </w:rPr>
      </w:pPr>
      <w:ins w:id="316" w:author="asus" w:date="2018-11-26T22:07:00Z">
        <w:r w:rsidRPr="008D4728">
          <w:rPr>
            <w:rFonts w:ascii="Times New Roman" w:hAnsi="Times New Roman" w:cs="Times New Roman"/>
            <w:bCs/>
            <w:sz w:val="24"/>
            <w:szCs w:val="24"/>
            <w:lang w:val="sv-SE"/>
          </w:rPr>
          <w:t>Memahami Penggunaan dari class PriorityQueue dan data yang tersimpan dalam objek PriorityQueue mengimplementasikan interface Comparator.</w:t>
        </w:r>
      </w:ins>
    </w:p>
    <w:p w14:paraId="7FC00521" w14:textId="77777777" w:rsidR="00021B7F" w:rsidRPr="00021B7F" w:rsidRDefault="00021B7F" w:rsidP="00021B7F">
      <w:pPr>
        <w:pStyle w:val="ListParagraph"/>
        <w:numPr>
          <w:ilvl w:val="0"/>
          <w:numId w:val="9"/>
        </w:numPr>
        <w:rPr>
          <w:del w:id="317" w:author="asus" w:date="2018-11-26T22:07:00Z"/>
          <w:rFonts w:ascii="Times New Roman" w:hAnsi="Times New Roman" w:cs="Times New Roman"/>
          <w:bCs/>
          <w:sz w:val="24"/>
          <w:szCs w:val="24"/>
        </w:rPr>
      </w:pPr>
      <w:del w:id="318" w:author="asus" w:date="2018-11-26T22:07:00Z">
        <w:r w:rsidRPr="00021B7F">
          <w:rPr>
            <w:rFonts w:ascii="Times New Roman" w:hAnsi="Times New Roman" w:cs="Times New Roman"/>
            <w:bCs/>
            <w:sz w:val="24"/>
            <w:szCs w:val="24"/>
            <w:lang w:val="sv-SE"/>
          </w:rPr>
          <w:delText>Penggunaan Enumeration</w:delText>
        </w:r>
      </w:del>
    </w:p>
    <w:p w14:paraId="0491B961" w14:textId="77777777" w:rsidR="00021B7F" w:rsidRPr="00021B7F" w:rsidRDefault="00021B7F" w:rsidP="00021B7F">
      <w:pPr>
        <w:pStyle w:val="ListParagraph"/>
        <w:numPr>
          <w:ilvl w:val="0"/>
          <w:numId w:val="35"/>
        </w:numPr>
        <w:spacing w:after="0"/>
        <w:rPr>
          <w:rFonts w:ascii="Times New Roman" w:hAnsi="Times New Roman" w:cs="Times New Roman"/>
          <w:noProof/>
          <w:sz w:val="24"/>
          <w:szCs w:val="24"/>
        </w:rPr>
      </w:pPr>
      <w:r w:rsidRPr="00021B7F">
        <w:rPr>
          <w:rFonts w:ascii="Times New Roman" w:hAnsi="Times New Roman" w:cs="Times New Roman"/>
          <w:noProof/>
          <w:sz w:val="24"/>
          <w:szCs w:val="24"/>
        </w:rPr>
        <w:t>Listing program</w:t>
      </w:r>
    </w:p>
    <w:p w14:paraId="6581716A" w14:textId="603622AB" w:rsidR="00021B7F" w:rsidRPr="007C4915" w:rsidRDefault="00021B7F" w:rsidP="00021B7F">
      <w:pPr>
        <w:pBdr>
          <w:top w:val="single" w:sz="4" w:space="0"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r w:rsidRPr="007C4915">
        <w:rPr>
          <w:rFonts w:ascii="Courier New" w:hAnsi="Courier New" w:cs="Courier New"/>
          <w:bCs/>
          <w:sz w:val="20"/>
          <w:szCs w:val="20"/>
        </w:rPr>
        <w:t>import java.util.</w:t>
      </w:r>
      <w:ins w:id="319" w:author="asus" w:date="2018-11-26T22:07:00Z">
        <w:r w:rsidR="008D4728" w:rsidRPr="008D4728">
          <w:rPr>
            <w:rFonts w:ascii="Courier New" w:hAnsi="Courier New" w:cs="Courier New"/>
            <w:bCs/>
            <w:sz w:val="20"/>
            <w:szCs w:val="20"/>
          </w:rPr>
          <w:t>Comparator</w:t>
        </w:r>
      </w:ins>
      <w:del w:id="320" w:author="asus" w:date="2018-11-26T22:07:00Z">
        <w:r w:rsidRPr="007C4915">
          <w:rPr>
            <w:rFonts w:ascii="Courier New" w:hAnsi="Courier New" w:cs="Courier New"/>
            <w:bCs/>
            <w:sz w:val="20"/>
            <w:szCs w:val="20"/>
          </w:rPr>
          <w:delText>Vector</w:delText>
        </w:r>
      </w:del>
      <w:r w:rsidRPr="007C4915">
        <w:rPr>
          <w:rFonts w:ascii="Courier New" w:hAnsi="Courier New" w:cs="Courier New"/>
          <w:bCs/>
          <w:sz w:val="20"/>
          <w:szCs w:val="20"/>
        </w:rPr>
        <w:t>;</w:t>
      </w:r>
    </w:p>
    <w:p w14:paraId="31E8CBAC" w14:textId="17DCEEB6" w:rsidR="00021B7F" w:rsidRPr="007C4915" w:rsidRDefault="00021B7F" w:rsidP="00021B7F">
      <w:pPr>
        <w:pBdr>
          <w:top w:val="single" w:sz="4" w:space="0"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r w:rsidRPr="007C4915">
        <w:rPr>
          <w:rFonts w:ascii="Courier New" w:hAnsi="Courier New" w:cs="Courier New"/>
          <w:bCs/>
          <w:sz w:val="20"/>
          <w:szCs w:val="20"/>
        </w:rPr>
        <w:t>import java.util.</w:t>
      </w:r>
      <w:ins w:id="321" w:author="asus" w:date="2018-11-26T22:07:00Z">
        <w:r w:rsidR="008D4728" w:rsidRPr="008D4728">
          <w:rPr>
            <w:rFonts w:ascii="Courier New" w:hAnsi="Courier New" w:cs="Courier New"/>
            <w:bCs/>
            <w:sz w:val="20"/>
            <w:szCs w:val="20"/>
          </w:rPr>
          <w:t>PriorityQueue</w:t>
        </w:r>
      </w:ins>
      <w:del w:id="322" w:author="asus" w:date="2018-11-26T22:07:00Z">
        <w:r w:rsidRPr="007C4915">
          <w:rPr>
            <w:rFonts w:ascii="Courier New" w:hAnsi="Courier New" w:cs="Courier New"/>
            <w:bCs/>
            <w:sz w:val="20"/>
            <w:szCs w:val="20"/>
          </w:rPr>
          <w:delText>Enumeration</w:delText>
        </w:r>
      </w:del>
      <w:r w:rsidRPr="007C4915">
        <w:rPr>
          <w:rFonts w:ascii="Courier New" w:hAnsi="Courier New" w:cs="Courier New"/>
          <w:bCs/>
          <w:sz w:val="20"/>
          <w:szCs w:val="20"/>
        </w:rPr>
        <w:t>;</w:t>
      </w:r>
    </w:p>
    <w:p w14:paraId="4ADA48FF" w14:textId="77777777" w:rsidR="00021B7F" w:rsidRPr="007C4915" w:rsidRDefault="00021B7F" w:rsidP="00021B7F">
      <w:pPr>
        <w:pBdr>
          <w:top w:val="single" w:sz="4" w:space="0"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p>
    <w:p w14:paraId="332F2B5D" w14:textId="11BE87DF" w:rsidR="00021B7F" w:rsidRPr="007C4915" w:rsidRDefault="00021B7F" w:rsidP="00021B7F">
      <w:pPr>
        <w:pBdr>
          <w:top w:val="single" w:sz="4" w:space="0"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r w:rsidRPr="007C4915">
        <w:rPr>
          <w:rFonts w:ascii="Courier New" w:hAnsi="Courier New" w:cs="Courier New"/>
          <w:bCs/>
          <w:sz w:val="20"/>
          <w:szCs w:val="20"/>
        </w:rPr>
        <w:t xml:space="preserve">public class </w:t>
      </w:r>
      <w:ins w:id="323" w:author="asus" w:date="2018-11-26T22:07:00Z">
        <w:r w:rsidR="008D4728" w:rsidRPr="008D4728">
          <w:rPr>
            <w:rFonts w:ascii="Courier New" w:hAnsi="Courier New" w:cs="Courier New"/>
            <w:bCs/>
            <w:sz w:val="20"/>
            <w:szCs w:val="20"/>
          </w:rPr>
          <w:t>PQueueTest</w:t>
        </w:r>
      </w:ins>
      <w:del w:id="324" w:author="asus" w:date="2018-11-26T22:07:00Z">
        <w:r w:rsidRPr="007C4915">
          <w:rPr>
            <w:rFonts w:ascii="Courier New" w:hAnsi="Courier New" w:cs="Courier New"/>
            <w:bCs/>
            <w:sz w:val="20"/>
            <w:szCs w:val="20"/>
          </w:rPr>
          <w:delText>EnumerationTester</w:delText>
        </w:r>
      </w:del>
      <w:r w:rsidRPr="007C4915">
        <w:rPr>
          <w:rFonts w:ascii="Courier New" w:hAnsi="Courier New" w:cs="Courier New"/>
          <w:bCs/>
          <w:sz w:val="20"/>
          <w:szCs w:val="20"/>
        </w:rPr>
        <w:t xml:space="preserve"> {</w:t>
      </w:r>
    </w:p>
    <w:p w14:paraId="339F68A0" w14:textId="77777777" w:rsidR="00021B7F" w:rsidRPr="007C4915" w:rsidRDefault="00021B7F" w:rsidP="00021B7F">
      <w:pPr>
        <w:pBdr>
          <w:top w:val="single" w:sz="4" w:space="0" w:color="auto"/>
          <w:left w:val="single" w:sz="4" w:space="4" w:color="auto"/>
          <w:bottom w:val="single" w:sz="4" w:space="1" w:color="auto"/>
          <w:right w:val="single" w:sz="4" w:space="4" w:color="auto"/>
        </w:pBdr>
        <w:spacing w:after="0" w:line="240" w:lineRule="auto"/>
        <w:ind w:left="1146"/>
        <w:rPr>
          <w:del w:id="325" w:author="asus" w:date="2018-11-26T22:07:00Z"/>
          <w:rFonts w:ascii="Courier New" w:hAnsi="Courier New" w:cs="Courier New"/>
          <w:bCs/>
          <w:sz w:val="20"/>
          <w:szCs w:val="20"/>
        </w:rPr>
      </w:pPr>
    </w:p>
    <w:p w14:paraId="057D93CD" w14:textId="284367CB" w:rsidR="00021B7F" w:rsidRPr="007C4915" w:rsidRDefault="00021B7F" w:rsidP="00021B7F">
      <w:pPr>
        <w:pBdr>
          <w:top w:val="single" w:sz="4" w:space="0"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r w:rsidRPr="007C4915">
        <w:rPr>
          <w:rFonts w:ascii="Courier New" w:hAnsi="Courier New" w:cs="Courier New"/>
          <w:bCs/>
          <w:sz w:val="20"/>
          <w:szCs w:val="20"/>
        </w:rPr>
        <w:t xml:space="preserve">    public static void main(String</w:t>
      </w:r>
      <w:ins w:id="326" w:author="asus" w:date="2018-11-26T22:07:00Z">
        <w:r w:rsidR="008D4728" w:rsidRPr="008D4728">
          <w:rPr>
            <w:rFonts w:ascii="Courier New" w:hAnsi="Courier New" w:cs="Courier New"/>
            <w:bCs/>
            <w:sz w:val="20"/>
            <w:szCs w:val="20"/>
          </w:rPr>
          <w:t>[]</w:t>
        </w:r>
      </w:ins>
      <w:r w:rsidRPr="007C4915">
        <w:rPr>
          <w:rFonts w:ascii="Courier New" w:hAnsi="Courier New" w:cs="Courier New"/>
          <w:bCs/>
          <w:sz w:val="20"/>
          <w:szCs w:val="20"/>
        </w:rPr>
        <w:t xml:space="preserve"> args</w:t>
      </w:r>
      <w:ins w:id="327" w:author="asus" w:date="2018-11-26T22:07:00Z">
        <w:r w:rsidR="008D4728" w:rsidRPr="008D4728">
          <w:rPr>
            <w:rFonts w:ascii="Courier New" w:hAnsi="Courier New" w:cs="Courier New"/>
            <w:bCs/>
            <w:sz w:val="20"/>
            <w:szCs w:val="20"/>
          </w:rPr>
          <w:t>)</w:t>
        </w:r>
      </w:ins>
      <w:del w:id="328" w:author="asus" w:date="2018-11-26T22:07:00Z">
        <w:r w:rsidRPr="007C4915">
          <w:rPr>
            <w:rFonts w:ascii="Courier New" w:hAnsi="Courier New" w:cs="Courier New"/>
            <w:bCs/>
            <w:sz w:val="20"/>
            <w:szCs w:val="20"/>
          </w:rPr>
          <w:delText>[])</w:delText>
        </w:r>
      </w:del>
      <w:r w:rsidRPr="007C4915">
        <w:rPr>
          <w:rFonts w:ascii="Courier New" w:hAnsi="Courier New" w:cs="Courier New"/>
          <w:bCs/>
          <w:sz w:val="20"/>
          <w:szCs w:val="20"/>
        </w:rPr>
        <w:t xml:space="preserve"> {</w:t>
      </w:r>
    </w:p>
    <w:p w14:paraId="3D9BD280" w14:textId="3CF1AB44" w:rsidR="00021B7F" w:rsidRPr="007C4915" w:rsidRDefault="00021B7F" w:rsidP="00021B7F">
      <w:pPr>
        <w:pBdr>
          <w:top w:val="single" w:sz="4" w:space="0" w:color="auto"/>
          <w:left w:val="single" w:sz="4" w:space="4" w:color="auto"/>
          <w:bottom w:val="single" w:sz="4" w:space="1" w:color="auto"/>
          <w:right w:val="single" w:sz="4" w:space="4" w:color="auto"/>
        </w:pBdr>
        <w:spacing w:after="0" w:line="240" w:lineRule="auto"/>
        <w:ind w:left="1146"/>
        <w:rPr>
          <w:del w:id="329" w:author="asus" w:date="2018-11-26T22:07:00Z"/>
          <w:rFonts w:ascii="Courier New" w:hAnsi="Courier New" w:cs="Courier New"/>
          <w:bCs/>
          <w:sz w:val="20"/>
          <w:szCs w:val="20"/>
        </w:rPr>
      </w:pPr>
      <w:r w:rsidRPr="007C4915">
        <w:rPr>
          <w:rFonts w:ascii="Courier New" w:hAnsi="Courier New" w:cs="Courier New"/>
          <w:bCs/>
          <w:sz w:val="20"/>
          <w:szCs w:val="20"/>
        </w:rPr>
        <w:t xml:space="preserve">        </w:t>
      </w:r>
      <w:ins w:id="330" w:author="asus" w:date="2018-11-26T22:07:00Z">
        <w:r w:rsidR="008D4728" w:rsidRPr="008D4728">
          <w:rPr>
            <w:rFonts w:ascii="Courier New" w:hAnsi="Courier New" w:cs="Courier New"/>
            <w:bCs/>
            <w:sz w:val="20"/>
            <w:szCs w:val="20"/>
          </w:rPr>
          <w:t>PriorityQueue&lt;Integer&gt; pQueue</w:t>
        </w:r>
      </w:ins>
      <w:del w:id="331" w:author="asus" w:date="2018-11-26T22:07:00Z">
        <w:r w:rsidRPr="007C4915">
          <w:rPr>
            <w:rFonts w:ascii="Courier New" w:hAnsi="Courier New" w:cs="Courier New"/>
            <w:bCs/>
            <w:sz w:val="20"/>
            <w:szCs w:val="20"/>
          </w:rPr>
          <w:delText>Enumeration days;</w:delText>
        </w:r>
      </w:del>
    </w:p>
    <w:p w14:paraId="1DE746BA" w14:textId="1E442559" w:rsidR="00021B7F" w:rsidRPr="007C4915" w:rsidRDefault="00021B7F" w:rsidP="00021B7F">
      <w:pPr>
        <w:pBdr>
          <w:top w:val="single" w:sz="4" w:space="0"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del w:id="332" w:author="asus" w:date="2018-11-26T22:07:00Z">
        <w:r w:rsidRPr="007C4915">
          <w:rPr>
            <w:rFonts w:ascii="Courier New" w:hAnsi="Courier New" w:cs="Courier New"/>
            <w:bCs/>
            <w:sz w:val="20"/>
            <w:szCs w:val="20"/>
          </w:rPr>
          <w:delText xml:space="preserve">        Vector dayNames</w:delText>
        </w:r>
      </w:del>
      <w:r w:rsidRPr="007C4915">
        <w:rPr>
          <w:rFonts w:ascii="Courier New" w:hAnsi="Courier New" w:cs="Courier New"/>
          <w:bCs/>
          <w:sz w:val="20"/>
          <w:szCs w:val="20"/>
        </w:rPr>
        <w:t xml:space="preserve"> = new </w:t>
      </w:r>
      <w:ins w:id="333" w:author="asus" w:date="2018-11-26T22:07:00Z">
        <w:r w:rsidR="008D4728" w:rsidRPr="008D4728">
          <w:rPr>
            <w:rFonts w:ascii="Courier New" w:hAnsi="Courier New" w:cs="Courier New"/>
            <w:bCs/>
            <w:sz w:val="20"/>
            <w:szCs w:val="20"/>
          </w:rPr>
          <w:t>PriorityQueue&lt;Integer&gt;(10, new Comparator&lt;Integer&gt;() {</w:t>
        </w:r>
      </w:ins>
      <w:del w:id="334" w:author="asus" w:date="2018-11-26T22:07:00Z">
        <w:r w:rsidRPr="007C4915">
          <w:rPr>
            <w:rFonts w:ascii="Courier New" w:hAnsi="Courier New" w:cs="Courier New"/>
            <w:bCs/>
            <w:sz w:val="20"/>
            <w:szCs w:val="20"/>
          </w:rPr>
          <w:delText>Vector();</w:delText>
        </w:r>
      </w:del>
    </w:p>
    <w:p w14:paraId="37599269" w14:textId="77777777" w:rsidR="008D4728" w:rsidRPr="008D4728" w:rsidRDefault="008D4728" w:rsidP="008D4728">
      <w:pPr>
        <w:pBdr>
          <w:top w:val="single" w:sz="4" w:space="0" w:color="auto"/>
          <w:left w:val="single" w:sz="4" w:space="4" w:color="auto"/>
          <w:bottom w:val="single" w:sz="4" w:space="1" w:color="auto"/>
          <w:right w:val="single" w:sz="4" w:space="4" w:color="auto"/>
        </w:pBdr>
        <w:spacing w:after="0" w:line="240" w:lineRule="auto"/>
        <w:ind w:left="1146"/>
        <w:rPr>
          <w:ins w:id="335" w:author="asus" w:date="2018-11-26T22:07:00Z"/>
          <w:rFonts w:ascii="Courier New" w:hAnsi="Courier New" w:cs="Courier New"/>
          <w:bCs/>
          <w:sz w:val="20"/>
          <w:szCs w:val="20"/>
        </w:rPr>
      </w:pPr>
    </w:p>
    <w:p w14:paraId="0252A023" w14:textId="77777777" w:rsidR="008D4728" w:rsidRPr="008D4728" w:rsidRDefault="008D4728" w:rsidP="008D4728">
      <w:pPr>
        <w:pBdr>
          <w:top w:val="single" w:sz="4" w:space="0" w:color="auto"/>
          <w:left w:val="single" w:sz="4" w:space="4" w:color="auto"/>
          <w:bottom w:val="single" w:sz="4" w:space="1" w:color="auto"/>
          <w:right w:val="single" w:sz="4" w:space="4" w:color="auto"/>
        </w:pBdr>
        <w:spacing w:after="0" w:line="240" w:lineRule="auto"/>
        <w:ind w:left="1146"/>
        <w:rPr>
          <w:ins w:id="336" w:author="asus" w:date="2018-11-26T22:07:00Z"/>
          <w:rFonts w:ascii="Courier New" w:hAnsi="Courier New" w:cs="Courier New"/>
          <w:bCs/>
          <w:sz w:val="20"/>
          <w:szCs w:val="20"/>
        </w:rPr>
      </w:pPr>
      <w:ins w:id="337" w:author="asus" w:date="2018-11-26T22:07:00Z">
        <w:r w:rsidRPr="008D4728">
          <w:rPr>
            <w:rFonts w:ascii="Courier New" w:hAnsi="Courier New" w:cs="Courier New"/>
            <w:bCs/>
            <w:sz w:val="20"/>
            <w:szCs w:val="20"/>
          </w:rPr>
          <w:t xml:space="preserve">            public int compare(Integer int1, Integer int2) {</w:t>
        </w:r>
      </w:ins>
    </w:p>
    <w:p w14:paraId="36D617F6" w14:textId="77777777" w:rsidR="008D4728" w:rsidRPr="008D4728" w:rsidRDefault="008D4728" w:rsidP="008D4728">
      <w:pPr>
        <w:pBdr>
          <w:top w:val="single" w:sz="4" w:space="0" w:color="auto"/>
          <w:left w:val="single" w:sz="4" w:space="4" w:color="auto"/>
          <w:bottom w:val="single" w:sz="4" w:space="1" w:color="auto"/>
          <w:right w:val="single" w:sz="4" w:space="4" w:color="auto"/>
        </w:pBdr>
        <w:spacing w:after="0" w:line="240" w:lineRule="auto"/>
        <w:ind w:left="1146"/>
        <w:rPr>
          <w:ins w:id="338" w:author="asus" w:date="2018-11-26T22:07:00Z"/>
          <w:rFonts w:ascii="Courier New" w:hAnsi="Courier New" w:cs="Courier New"/>
          <w:bCs/>
          <w:sz w:val="20"/>
          <w:szCs w:val="20"/>
        </w:rPr>
      </w:pPr>
      <w:ins w:id="339" w:author="asus" w:date="2018-11-26T22:07:00Z">
        <w:r w:rsidRPr="008D4728">
          <w:rPr>
            <w:rFonts w:ascii="Courier New" w:hAnsi="Courier New" w:cs="Courier New"/>
            <w:bCs/>
            <w:sz w:val="20"/>
            <w:szCs w:val="20"/>
          </w:rPr>
          <w:t xml:space="preserve">                boolean flag1 = isPrime(int1);</w:t>
        </w:r>
      </w:ins>
    </w:p>
    <w:p w14:paraId="4E620984" w14:textId="77777777" w:rsidR="008D4728" w:rsidRPr="008D4728" w:rsidRDefault="008D4728" w:rsidP="008D4728">
      <w:pPr>
        <w:pBdr>
          <w:top w:val="single" w:sz="4" w:space="0" w:color="auto"/>
          <w:left w:val="single" w:sz="4" w:space="4" w:color="auto"/>
          <w:bottom w:val="single" w:sz="4" w:space="1" w:color="auto"/>
          <w:right w:val="single" w:sz="4" w:space="4" w:color="auto"/>
        </w:pBdr>
        <w:spacing w:after="0" w:line="240" w:lineRule="auto"/>
        <w:ind w:left="1146"/>
        <w:rPr>
          <w:ins w:id="340" w:author="asus" w:date="2018-11-26T22:07:00Z"/>
          <w:rFonts w:ascii="Courier New" w:hAnsi="Courier New" w:cs="Courier New"/>
          <w:bCs/>
          <w:sz w:val="20"/>
          <w:szCs w:val="20"/>
        </w:rPr>
      </w:pPr>
      <w:ins w:id="341" w:author="asus" w:date="2018-11-26T22:07:00Z">
        <w:r w:rsidRPr="008D4728">
          <w:rPr>
            <w:rFonts w:ascii="Courier New" w:hAnsi="Courier New" w:cs="Courier New"/>
            <w:bCs/>
            <w:sz w:val="20"/>
            <w:szCs w:val="20"/>
          </w:rPr>
          <w:t xml:space="preserve">                boolean flag2 = isPrime(int2);</w:t>
        </w:r>
      </w:ins>
    </w:p>
    <w:p w14:paraId="2213F2EF" w14:textId="77777777" w:rsidR="008D4728" w:rsidRPr="008D4728" w:rsidRDefault="008D4728" w:rsidP="008D4728">
      <w:pPr>
        <w:pBdr>
          <w:top w:val="single" w:sz="4" w:space="0" w:color="auto"/>
          <w:left w:val="single" w:sz="4" w:space="4" w:color="auto"/>
          <w:bottom w:val="single" w:sz="4" w:space="1" w:color="auto"/>
          <w:right w:val="single" w:sz="4" w:space="4" w:color="auto"/>
        </w:pBdr>
        <w:spacing w:after="0" w:line="240" w:lineRule="auto"/>
        <w:ind w:left="1146"/>
        <w:rPr>
          <w:ins w:id="342" w:author="asus" w:date="2018-11-26T22:07:00Z"/>
          <w:rFonts w:ascii="Courier New" w:hAnsi="Courier New" w:cs="Courier New"/>
          <w:bCs/>
          <w:sz w:val="20"/>
          <w:szCs w:val="20"/>
        </w:rPr>
      </w:pPr>
    </w:p>
    <w:p w14:paraId="725B7677" w14:textId="77777777" w:rsidR="008D4728" w:rsidRPr="008D4728" w:rsidRDefault="008D4728" w:rsidP="008D4728">
      <w:pPr>
        <w:pBdr>
          <w:top w:val="single" w:sz="4" w:space="0" w:color="auto"/>
          <w:left w:val="single" w:sz="4" w:space="4" w:color="auto"/>
          <w:bottom w:val="single" w:sz="4" w:space="1" w:color="auto"/>
          <w:right w:val="single" w:sz="4" w:space="4" w:color="auto"/>
        </w:pBdr>
        <w:spacing w:after="0" w:line="240" w:lineRule="auto"/>
        <w:ind w:left="1146"/>
        <w:rPr>
          <w:ins w:id="343" w:author="asus" w:date="2018-11-26T22:07:00Z"/>
          <w:rFonts w:ascii="Courier New" w:hAnsi="Courier New" w:cs="Courier New"/>
          <w:bCs/>
          <w:sz w:val="20"/>
          <w:szCs w:val="20"/>
        </w:rPr>
      </w:pPr>
      <w:ins w:id="344" w:author="asus" w:date="2018-11-26T22:07:00Z">
        <w:r w:rsidRPr="008D4728">
          <w:rPr>
            <w:rFonts w:ascii="Courier New" w:hAnsi="Courier New" w:cs="Courier New"/>
            <w:bCs/>
            <w:sz w:val="20"/>
            <w:szCs w:val="20"/>
          </w:rPr>
          <w:t xml:space="preserve">                if (flag1 == flag2) {</w:t>
        </w:r>
      </w:ins>
    </w:p>
    <w:p w14:paraId="39DCA38C" w14:textId="77777777" w:rsidR="008D4728" w:rsidRPr="008D4728" w:rsidRDefault="008D4728" w:rsidP="008D4728">
      <w:pPr>
        <w:pBdr>
          <w:top w:val="single" w:sz="4" w:space="0" w:color="auto"/>
          <w:left w:val="single" w:sz="4" w:space="4" w:color="auto"/>
          <w:bottom w:val="single" w:sz="4" w:space="1" w:color="auto"/>
          <w:right w:val="single" w:sz="4" w:space="4" w:color="auto"/>
        </w:pBdr>
        <w:spacing w:after="0" w:line="240" w:lineRule="auto"/>
        <w:ind w:left="1146"/>
        <w:rPr>
          <w:ins w:id="345" w:author="asus" w:date="2018-11-26T22:07:00Z"/>
          <w:rFonts w:ascii="Courier New" w:hAnsi="Courier New" w:cs="Courier New"/>
          <w:bCs/>
          <w:sz w:val="20"/>
          <w:szCs w:val="20"/>
        </w:rPr>
      </w:pPr>
      <w:ins w:id="346" w:author="asus" w:date="2018-11-26T22:07:00Z">
        <w:r w:rsidRPr="008D4728">
          <w:rPr>
            <w:rFonts w:ascii="Courier New" w:hAnsi="Courier New" w:cs="Courier New"/>
            <w:bCs/>
            <w:sz w:val="20"/>
            <w:szCs w:val="20"/>
          </w:rPr>
          <w:t xml:space="preserve">                    return int1.compareTo(int2);</w:t>
        </w:r>
      </w:ins>
    </w:p>
    <w:p w14:paraId="607B167D" w14:textId="77777777" w:rsidR="008D4728" w:rsidRPr="008D4728" w:rsidRDefault="008D4728" w:rsidP="008D4728">
      <w:pPr>
        <w:pBdr>
          <w:top w:val="single" w:sz="4" w:space="0" w:color="auto"/>
          <w:left w:val="single" w:sz="4" w:space="4" w:color="auto"/>
          <w:bottom w:val="single" w:sz="4" w:space="1" w:color="auto"/>
          <w:right w:val="single" w:sz="4" w:space="4" w:color="auto"/>
        </w:pBdr>
        <w:spacing w:after="0" w:line="240" w:lineRule="auto"/>
        <w:ind w:left="1146"/>
        <w:rPr>
          <w:ins w:id="347" w:author="asus" w:date="2018-11-26T22:07:00Z"/>
          <w:rFonts w:ascii="Courier New" w:hAnsi="Courier New" w:cs="Courier New"/>
          <w:bCs/>
          <w:sz w:val="20"/>
          <w:szCs w:val="20"/>
        </w:rPr>
      </w:pPr>
      <w:ins w:id="348" w:author="asus" w:date="2018-11-26T22:07:00Z">
        <w:r w:rsidRPr="008D4728">
          <w:rPr>
            <w:rFonts w:ascii="Courier New" w:hAnsi="Courier New" w:cs="Courier New"/>
            <w:bCs/>
            <w:sz w:val="20"/>
            <w:szCs w:val="20"/>
          </w:rPr>
          <w:t xml:space="preserve">                } else if (flag1) {</w:t>
        </w:r>
      </w:ins>
    </w:p>
    <w:p w14:paraId="6D1A9113" w14:textId="77777777" w:rsidR="008D4728" w:rsidRPr="008D4728" w:rsidRDefault="008D4728" w:rsidP="008D4728">
      <w:pPr>
        <w:pBdr>
          <w:top w:val="single" w:sz="4" w:space="0" w:color="auto"/>
          <w:left w:val="single" w:sz="4" w:space="4" w:color="auto"/>
          <w:bottom w:val="single" w:sz="4" w:space="1" w:color="auto"/>
          <w:right w:val="single" w:sz="4" w:space="4" w:color="auto"/>
        </w:pBdr>
        <w:spacing w:after="0" w:line="240" w:lineRule="auto"/>
        <w:ind w:left="1146"/>
        <w:rPr>
          <w:ins w:id="349" w:author="asus" w:date="2018-11-26T22:07:00Z"/>
          <w:rFonts w:ascii="Courier New" w:hAnsi="Courier New" w:cs="Courier New"/>
          <w:bCs/>
          <w:sz w:val="20"/>
          <w:szCs w:val="20"/>
        </w:rPr>
      </w:pPr>
      <w:ins w:id="350" w:author="asus" w:date="2018-11-26T22:07:00Z">
        <w:r w:rsidRPr="008D4728">
          <w:rPr>
            <w:rFonts w:ascii="Courier New" w:hAnsi="Courier New" w:cs="Courier New"/>
            <w:bCs/>
            <w:sz w:val="20"/>
            <w:szCs w:val="20"/>
          </w:rPr>
          <w:t xml:space="preserve">                    return -1;</w:t>
        </w:r>
      </w:ins>
    </w:p>
    <w:p w14:paraId="2F3C73AC" w14:textId="77777777" w:rsidR="008D4728" w:rsidRPr="008D4728" w:rsidRDefault="008D4728" w:rsidP="008D4728">
      <w:pPr>
        <w:pBdr>
          <w:top w:val="single" w:sz="4" w:space="0" w:color="auto"/>
          <w:left w:val="single" w:sz="4" w:space="4" w:color="auto"/>
          <w:bottom w:val="single" w:sz="4" w:space="1" w:color="auto"/>
          <w:right w:val="single" w:sz="4" w:space="4" w:color="auto"/>
        </w:pBdr>
        <w:spacing w:after="0" w:line="240" w:lineRule="auto"/>
        <w:ind w:left="1146"/>
        <w:rPr>
          <w:ins w:id="351" w:author="asus" w:date="2018-11-26T22:07:00Z"/>
          <w:rFonts w:ascii="Courier New" w:hAnsi="Courier New" w:cs="Courier New"/>
          <w:bCs/>
          <w:sz w:val="20"/>
          <w:szCs w:val="20"/>
        </w:rPr>
      </w:pPr>
      <w:ins w:id="352" w:author="asus" w:date="2018-11-26T22:07:00Z">
        <w:r w:rsidRPr="008D4728">
          <w:rPr>
            <w:rFonts w:ascii="Courier New" w:hAnsi="Courier New" w:cs="Courier New"/>
            <w:bCs/>
            <w:sz w:val="20"/>
            <w:szCs w:val="20"/>
          </w:rPr>
          <w:t xml:space="preserve">                } else if (flag2) {</w:t>
        </w:r>
      </w:ins>
    </w:p>
    <w:p w14:paraId="3D2E6B5F" w14:textId="77777777" w:rsidR="008D4728" w:rsidRPr="008D4728" w:rsidRDefault="008D4728" w:rsidP="008D4728">
      <w:pPr>
        <w:pBdr>
          <w:top w:val="single" w:sz="4" w:space="0" w:color="auto"/>
          <w:left w:val="single" w:sz="4" w:space="4" w:color="auto"/>
          <w:bottom w:val="single" w:sz="4" w:space="1" w:color="auto"/>
          <w:right w:val="single" w:sz="4" w:space="4" w:color="auto"/>
        </w:pBdr>
        <w:spacing w:after="0" w:line="240" w:lineRule="auto"/>
        <w:ind w:left="1146"/>
        <w:rPr>
          <w:ins w:id="353" w:author="asus" w:date="2018-11-26T22:07:00Z"/>
          <w:rFonts w:ascii="Courier New" w:hAnsi="Courier New" w:cs="Courier New"/>
          <w:bCs/>
          <w:sz w:val="20"/>
          <w:szCs w:val="20"/>
        </w:rPr>
      </w:pPr>
      <w:ins w:id="354" w:author="asus" w:date="2018-11-26T22:07:00Z">
        <w:r w:rsidRPr="008D4728">
          <w:rPr>
            <w:rFonts w:ascii="Courier New" w:hAnsi="Courier New" w:cs="Courier New"/>
            <w:bCs/>
            <w:sz w:val="20"/>
            <w:szCs w:val="20"/>
          </w:rPr>
          <w:t xml:space="preserve">                    return 1;</w:t>
        </w:r>
      </w:ins>
    </w:p>
    <w:p w14:paraId="38D9E5D7" w14:textId="77777777" w:rsidR="008D4728" w:rsidRPr="008D4728" w:rsidRDefault="008D4728" w:rsidP="008D4728">
      <w:pPr>
        <w:pBdr>
          <w:top w:val="single" w:sz="4" w:space="0" w:color="auto"/>
          <w:left w:val="single" w:sz="4" w:space="4" w:color="auto"/>
          <w:bottom w:val="single" w:sz="4" w:space="1" w:color="auto"/>
          <w:right w:val="single" w:sz="4" w:space="4" w:color="auto"/>
        </w:pBdr>
        <w:spacing w:after="0" w:line="240" w:lineRule="auto"/>
        <w:ind w:left="1146"/>
        <w:rPr>
          <w:ins w:id="355" w:author="asus" w:date="2018-11-26T22:07:00Z"/>
          <w:rFonts w:ascii="Courier New" w:hAnsi="Courier New" w:cs="Courier New"/>
          <w:bCs/>
          <w:sz w:val="20"/>
          <w:szCs w:val="20"/>
        </w:rPr>
      </w:pPr>
      <w:ins w:id="356" w:author="asus" w:date="2018-11-26T22:07:00Z">
        <w:r w:rsidRPr="008D4728">
          <w:rPr>
            <w:rFonts w:ascii="Courier New" w:hAnsi="Courier New" w:cs="Courier New"/>
            <w:bCs/>
            <w:sz w:val="20"/>
            <w:szCs w:val="20"/>
          </w:rPr>
          <w:t xml:space="preserve">                }</w:t>
        </w:r>
      </w:ins>
    </w:p>
    <w:p w14:paraId="1A534A24" w14:textId="77777777" w:rsidR="008D4728" w:rsidRPr="008D4728" w:rsidRDefault="008D4728" w:rsidP="008D4728">
      <w:pPr>
        <w:pBdr>
          <w:top w:val="single" w:sz="4" w:space="0" w:color="auto"/>
          <w:left w:val="single" w:sz="4" w:space="4" w:color="auto"/>
          <w:bottom w:val="single" w:sz="4" w:space="1" w:color="auto"/>
          <w:right w:val="single" w:sz="4" w:space="4" w:color="auto"/>
        </w:pBdr>
        <w:spacing w:after="0" w:line="240" w:lineRule="auto"/>
        <w:ind w:left="1146"/>
        <w:rPr>
          <w:ins w:id="357" w:author="asus" w:date="2018-11-26T22:07:00Z"/>
          <w:rFonts w:ascii="Courier New" w:hAnsi="Courier New" w:cs="Courier New"/>
          <w:bCs/>
          <w:sz w:val="20"/>
          <w:szCs w:val="20"/>
        </w:rPr>
      </w:pPr>
      <w:ins w:id="358" w:author="asus" w:date="2018-11-26T22:07:00Z">
        <w:r w:rsidRPr="008D4728">
          <w:rPr>
            <w:rFonts w:ascii="Courier New" w:hAnsi="Courier New" w:cs="Courier New"/>
            <w:bCs/>
            <w:sz w:val="20"/>
            <w:szCs w:val="20"/>
          </w:rPr>
          <w:t xml:space="preserve">                return 0;</w:t>
        </w:r>
      </w:ins>
    </w:p>
    <w:p w14:paraId="0850032D" w14:textId="77777777" w:rsidR="008D4728" w:rsidRPr="008D4728" w:rsidRDefault="008D4728" w:rsidP="008D4728">
      <w:pPr>
        <w:pBdr>
          <w:top w:val="single" w:sz="4" w:space="0" w:color="auto"/>
          <w:left w:val="single" w:sz="4" w:space="4" w:color="auto"/>
          <w:bottom w:val="single" w:sz="4" w:space="1" w:color="auto"/>
          <w:right w:val="single" w:sz="4" w:space="4" w:color="auto"/>
        </w:pBdr>
        <w:spacing w:after="0" w:line="240" w:lineRule="auto"/>
        <w:ind w:left="1146"/>
        <w:rPr>
          <w:ins w:id="359" w:author="asus" w:date="2018-11-26T22:07:00Z"/>
          <w:rFonts w:ascii="Courier New" w:hAnsi="Courier New" w:cs="Courier New"/>
          <w:bCs/>
          <w:sz w:val="20"/>
          <w:szCs w:val="20"/>
        </w:rPr>
      </w:pPr>
      <w:ins w:id="360" w:author="asus" w:date="2018-11-26T22:07:00Z">
        <w:r w:rsidRPr="008D4728">
          <w:rPr>
            <w:rFonts w:ascii="Courier New" w:hAnsi="Courier New" w:cs="Courier New"/>
            <w:bCs/>
            <w:sz w:val="20"/>
            <w:szCs w:val="20"/>
          </w:rPr>
          <w:t xml:space="preserve">            }</w:t>
        </w:r>
      </w:ins>
    </w:p>
    <w:p w14:paraId="00967C64" w14:textId="77777777" w:rsidR="008D4728" w:rsidRPr="008D4728" w:rsidRDefault="008D4728" w:rsidP="008D4728">
      <w:pPr>
        <w:pBdr>
          <w:top w:val="single" w:sz="4" w:space="0" w:color="auto"/>
          <w:left w:val="single" w:sz="4" w:space="4" w:color="auto"/>
          <w:bottom w:val="single" w:sz="4" w:space="1" w:color="auto"/>
          <w:right w:val="single" w:sz="4" w:space="4" w:color="auto"/>
        </w:pBdr>
        <w:spacing w:after="0" w:line="240" w:lineRule="auto"/>
        <w:ind w:left="1146"/>
        <w:rPr>
          <w:ins w:id="361" w:author="asus" w:date="2018-11-26T22:07:00Z"/>
          <w:rFonts w:ascii="Courier New" w:hAnsi="Courier New" w:cs="Courier New"/>
          <w:bCs/>
          <w:sz w:val="20"/>
          <w:szCs w:val="20"/>
        </w:rPr>
      </w:pPr>
      <w:ins w:id="362" w:author="asus" w:date="2018-11-26T22:07:00Z">
        <w:r w:rsidRPr="008D4728">
          <w:rPr>
            <w:rFonts w:ascii="Courier New" w:hAnsi="Courier New" w:cs="Courier New"/>
            <w:bCs/>
            <w:sz w:val="20"/>
            <w:szCs w:val="20"/>
          </w:rPr>
          <w:t xml:space="preserve">        });</w:t>
        </w:r>
      </w:ins>
    </w:p>
    <w:p w14:paraId="282EADCB" w14:textId="77777777" w:rsidR="008D4728" w:rsidRPr="008D4728" w:rsidRDefault="008D4728" w:rsidP="008D4728">
      <w:pPr>
        <w:pBdr>
          <w:top w:val="single" w:sz="4" w:space="0" w:color="auto"/>
          <w:left w:val="single" w:sz="4" w:space="4" w:color="auto"/>
          <w:bottom w:val="single" w:sz="4" w:space="1" w:color="auto"/>
          <w:right w:val="single" w:sz="4" w:space="4" w:color="auto"/>
        </w:pBdr>
        <w:spacing w:after="0" w:line="240" w:lineRule="auto"/>
        <w:ind w:left="1146"/>
        <w:rPr>
          <w:ins w:id="363" w:author="asus" w:date="2018-11-26T22:07:00Z"/>
          <w:rFonts w:ascii="Courier New" w:hAnsi="Courier New" w:cs="Courier New"/>
          <w:bCs/>
          <w:sz w:val="20"/>
          <w:szCs w:val="20"/>
        </w:rPr>
      </w:pPr>
    </w:p>
    <w:p w14:paraId="4C911953" w14:textId="7A6FC98F" w:rsidR="00021B7F" w:rsidRPr="007C4915" w:rsidRDefault="008D4728" w:rsidP="00021B7F">
      <w:pPr>
        <w:pBdr>
          <w:top w:val="single" w:sz="4" w:space="0"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ins w:id="364" w:author="asus" w:date="2018-11-26T22:07:00Z">
        <w:r w:rsidRPr="008D4728">
          <w:rPr>
            <w:rFonts w:ascii="Courier New" w:hAnsi="Courier New" w:cs="Courier New"/>
            <w:bCs/>
            <w:sz w:val="20"/>
            <w:szCs w:val="20"/>
          </w:rPr>
          <w:t xml:space="preserve">        pQueue</w:t>
        </w:r>
      </w:ins>
      <w:del w:id="365" w:author="asus" w:date="2018-11-26T22:07:00Z">
        <w:r w:rsidR="00021B7F" w:rsidRPr="007C4915">
          <w:rPr>
            <w:rFonts w:ascii="Courier New" w:hAnsi="Courier New" w:cs="Courier New"/>
            <w:bCs/>
            <w:sz w:val="20"/>
            <w:szCs w:val="20"/>
          </w:rPr>
          <w:delText xml:space="preserve">        dayNames</w:delText>
        </w:r>
      </w:del>
      <w:r w:rsidR="00021B7F" w:rsidRPr="007C4915">
        <w:rPr>
          <w:rFonts w:ascii="Courier New" w:hAnsi="Courier New" w:cs="Courier New"/>
          <w:bCs/>
          <w:sz w:val="20"/>
          <w:szCs w:val="20"/>
        </w:rPr>
        <w:t>.add</w:t>
      </w:r>
      <w:ins w:id="366" w:author="asus" w:date="2018-11-26T22:07:00Z">
        <w:r w:rsidRPr="008D4728">
          <w:rPr>
            <w:rFonts w:ascii="Courier New" w:hAnsi="Courier New" w:cs="Courier New"/>
            <w:bCs/>
            <w:sz w:val="20"/>
            <w:szCs w:val="20"/>
          </w:rPr>
          <w:t>(1);</w:t>
        </w:r>
      </w:ins>
      <w:del w:id="367" w:author="asus" w:date="2018-11-26T22:07:00Z">
        <w:r w:rsidR="00021B7F" w:rsidRPr="007C4915">
          <w:rPr>
            <w:rFonts w:ascii="Courier New" w:hAnsi="Courier New" w:cs="Courier New"/>
            <w:bCs/>
            <w:sz w:val="20"/>
            <w:szCs w:val="20"/>
          </w:rPr>
          <w:delText>("Sunday");</w:delText>
        </w:r>
      </w:del>
    </w:p>
    <w:p w14:paraId="75855120" w14:textId="3486B00E" w:rsidR="00021B7F" w:rsidRPr="007C4915" w:rsidRDefault="00021B7F" w:rsidP="00021B7F">
      <w:pPr>
        <w:pBdr>
          <w:top w:val="single" w:sz="4" w:space="0"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r w:rsidRPr="007C4915">
        <w:rPr>
          <w:rFonts w:ascii="Courier New" w:hAnsi="Courier New" w:cs="Courier New"/>
          <w:bCs/>
          <w:sz w:val="20"/>
          <w:szCs w:val="20"/>
        </w:rPr>
        <w:t xml:space="preserve">        </w:t>
      </w:r>
      <w:ins w:id="368" w:author="asus" w:date="2018-11-26T22:07:00Z">
        <w:r w:rsidR="008D4728" w:rsidRPr="008D4728">
          <w:rPr>
            <w:rFonts w:ascii="Courier New" w:hAnsi="Courier New" w:cs="Courier New"/>
            <w:bCs/>
            <w:sz w:val="20"/>
            <w:szCs w:val="20"/>
          </w:rPr>
          <w:t>pQueue</w:t>
        </w:r>
      </w:ins>
      <w:del w:id="369" w:author="asus" w:date="2018-11-26T22:07:00Z">
        <w:r w:rsidRPr="007C4915">
          <w:rPr>
            <w:rFonts w:ascii="Courier New" w:hAnsi="Courier New" w:cs="Courier New"/>
            <w:bCs/>
            <w:sz w:val="20"/>
            <w:szCs w:val="20"/>
          </w:rPr>
          <w:delText>dayNames</w:delText>
        </w:r>
      </w:del>
      <w:r w:rsidRPr="007C4915">
        <w:rPr>
          <w:rFonts w:ascii="Courier New" w:hAnsi="Courier New" w:cs="Courier New"/>
          <w:bCs/>
          <w:sz w:val="20"/>
          <w:szCs w:val="20"/>
        </w:rPr>
        <w:t>.add</w:t>
      </w:r>
      <w:ins w:id="370" w:author="asus" w:date="2018-11-26T22:07:00Z">
        <w:r w:rsidR="008D4728" w:rsidRPr="008D4728">
          <w:rPr>
            <w:rFonts w:ascii="Courier New" w:hAnsi="Courier New" w:cs="Courier New"/>
            <w:bCs/>
            <w:sz w:val="20"/>
            <w:szCs w:val="20"/>
          </w:rPr>
          <w:t>(5);</w:t>
        </w:r>
      </w:ins>
      <w:del w:id="371" w:author="asus" w:date="2018-11-26T22:07:00Z">
        <w:r w:rsidRPr="007C4915">
          <w:rPr>
            <w:rFonts w:ascii="Courier New" w:hAnsi="Courier New" w:cs="Courier New"/>
            <w:bCs/>
            <w:sz w:val="20"/>
            <w:szCs w:val="20"/>
          </w:rPr>
          <w:delText>("Monday");</w:delText>
        </w:r>
      </w:del>
    </w:p>
    <w:p w14:paraId="16863FE0" w14:textId="252650AD" w:rsidR="00021B7F" w:rsidRPr="007C4915" w:rsidRDefault="00021B7F" w:rsidP="00021B7F">
      <w:pPr>
        <w:pBdr>
          <w:top w:val="single" w:sz="4" w:space="0"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r w:rsidRPr="007C4915">
        <w:rPr>
          <w:rFonts w:ascii="Courier New" w:hAnsi="Courier New" w:cs="Courier New"/>
          <w:bCs/>
          <w:sz w:val="20"/>
          <w:szCs w:val="20"/>
        </w:rPr>
        <w:t xml:space="preserve">        </w:t>
      </w:r>
      <w:ins w:id="372" w:author="asus" w:date="2018-11-26T22:07:00Z">
        <w:r w:rsidR="008D4728" w:rsidRPr="008D4728">
          <w:rPr>
            <w:rFonts w:ascii="Courier New" w:hAnsi="Courier New" w:cs="Courier New"/>
            <w:bCs/>
            <w:sz w:val="20"/>
            <w:szCs w:val="20"/>
          </w:rPr>
          <w:t>pQueue</w:t>
        </w:r>
      </w:ins>
      <w:del w:id="373" w:author="asus" w:date="2018-11-26T22:07:00Z">
        <w:r w:rsidRPr="007C4915">
          <w:rPr>
            <w:rFonts w:ascii="Courier New" w:hAnsi="Courier New" w:cs="Courier New"/>
            <w:bCs/>
            <w:sz w:val="20"/>
            <w:szCs w:val="20"/>
          </w:rPr>
          <w:delText>dayNames</w:delText>
        </w:r>
      </w:del>
      <w:r w:rsidRPr="007C4915">
        <w:rPr>
          <w:rFonts w:ascii="Courier New" w:hAnsi="Courier New" w:cs="Courier New"/>
          <w:bCs/>
          <w:sz w:val="20"/>
          <w:szCs w:val="20"/>
        </w:rPr>
        <w:t>.add</w:t>
      </w:r>
      <w:ins w:id="374" w:author="asus" w:date="2018-11-26T22:07:00Z">
        <w:r w:rsidR="008D4728" w:rsidRPr="008D4728">
          <w:rPr>
            <w:rFonts w:ascii="Courier New" w:hAnsi="Courier New" w:cs="Courier New"/>
            <w:bCs/>
            <w:sz w:val="20"/>
            <w:szCs w:val="20"/>
          </w:rPr>
          <w:t>(6);</w:t>
        </w:r>
      </w:ins>
      <w:del w:id="375" w:author="asus" w:date="2018-11-26T22:07:00Z">
        <w:r w:rsidRPr="007C4915">
          <w:rPr>
            <w:rFonts w:ascii="Courier New" w:hAnsi="Courier New" w:cs="Courier New"/>
            <w:bCs/>
            <w:sz w:val="20"/>
            <w:szCs w:val="20"/>
          </w:rPr>
          <w:delText>("Tuesday");</w:delText>
        </w:r>
      </w:del>
    </w:p>
    <w:p w14:paraId="374D229B" w14:textId="5C47A0CF" w:rsidR="00021B7F" w:rsidRPr="007C4915" w:rsidRDefault="00021B7F" w:rsidP="00021B7F">
      <w:pPr>
        <w:pBdr>
          <w:top w:val="single" w:sz="4" w:space="0"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r w:rsidRPr="007C4915">
        <w:rPr>
          <w:rFonts w:ascii="Courier New" w:hAnsi="Courier New" w:cs="Courier New"/>
          <w:bCs/>
          <w:sz w:val="20"/>
          <w:szCs w:val="20"/>
        </w:rPr>
        <w:t xml:space="preserve">        </w:t>
      </w:r>
      <w:ins w:id="376" w:author="asus" w:date="2018-11-26T22:07:00Z">
        <w:r w:rsidR="008D4728" w:rsidRPr="008D4728">
          <w:rPr>
            <w:rFonts w:ascii="Courier New" w:hAnsi="Courier New" w:cs="Courier New"/>
            <w:bCs/>
            <w:sz w:val="20"/>
            <w:szCs w:val="20"/>
          </w:rPr>
          <w:t>pQueue</w:t>
        </w:r>
      </w:ins>
      <w:del w:id="377" w:author="asus" w:date="2018-11-26T22:07:00Z">
        <w:r w:rsidRPr="007C4915">
          <w:rPr>
            <w:rFonts w:ascii="Courier New" w:hAnsi="Courier New" w:cs="Courier New"/>
            <w:bCs/>
            <w:sz w:val="20"/>
            <w:szCs w:val="20"/>
          </w:rPr>
          <w:delText>dayNames</w:delText>
        </w:r>
      </w:del>
      <w:r w:rsidRPr="007C4915">
        <w:rPr>
          <w:rFonts w:ascii="Courier New" w:hAnsi="Courier New" w:cs="Courier New"/>
          <w:bCs/>
          <w:sz w:val="20"/>
          <w:szCs w:val="20"/>
        </w:rPr>
        <w:t>.add</w:t>
      </w:r>
      <w:ins w:id="378" w:author="asus" w:date="2018-11-26T22:07:00Z">
        <w:r w:rsidR="008D4728" w:rsidRPr="008D4728">
          <w:rPr>
            <w:rFonts w:ascii="Courier New" w:hAnsi="Courier New" w:cs="Courier New"/>
            <w:bCs/>
            <w:sz w:val="20"/>
            <w:szCs w:val="20"/>
          </w:rPr>
          <w:t>(4);</w:t>
        </w:r>
      </w:ins>
      <w:del w:id="379" w:author="asus" w:date="2018-11-26T22:07:00Z">
        <w:r w:rsidRPr="007C4915">
          <w:rPr>
            <w:rFonts w:ascii="Courier New" w:hAnsi="Courier New" w:cs="Courier New"/>
            <w:bCs/>
            <w:sz w:val="20"/>
            <w:szCs w:val="20"/>
          </w:rPr>
          <w:delText>("Wednesday");</w:delText>
        </w:r>
      </w:del>
    </w:p>
    <w:p w14:paraId="253570EC" w14:textId="340A4212" w:rsidR="00021B7F" w:rsidRPr="007C4915" w:rsidRDefault="00021B7F" w:rsidP="00021B7F">
      <w:pPr>
        <w:pBdr>
          <w:top w:val="single" w:sz="4" w:space="0"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r w:rsidRPr="007C4915">
        <w:rPr>
          <w:rFonts w:ascii="Courier New" w:hAnsi="Courier New" w:cs="Courier New"/>
          <w:bCs/>
          <w:sz w:val="20"/>
          <w:szCs w:val="20"/>
        </w:rPr>
        <w:t xml:space="preserve">        </w:t>
      </w:r>
      <w:ins w:id="380" w:author="asus" w:date="2018-11-26T22:07:00Z">
        <w:r w:rsidR="008D4728" w:rsidRPr="008D4728">
          <w:rPr>
            <w:rFonts w:ascii="Courier New" w:hAnsi="Courier New" w:cs="Courier New"/>
            <w:bCs/>
            <w:sz w:val="20"/>
            <w:szCs w:val="20"/>
          </w:rPr>
          <w:t>pQueue</w:t>
        </w:r>
      </w:ins>
      <w:del w:id="381" w:author="asus" w:date="2018-11-26T22:07:00Z">
        <w:r w:rsidRPr="007C4915">
          <w:rPr>
            <w:rFonts w:ascii="Courier New" w:hAnsi="Courier New" w:cs="Courier New"/>
            <w:bCs/>
            <w:sz w:val="20"/>
            <w:szCs w:val="20"/>
          </w:rPr>
          <w:delText>dayNames</w:delText>
        </w:r>
      </w:del>
      <w:r w:rsidRPr="007C4915">
        <w:rPr>
          <w:rFonts w:ascii="Courier New" w:hAnsi="Courier New" w:cs="Courier New"/>
          <w:bCs/>
          <w:sz w:val="20"/>
          <w:szCs w:val="20"/>
        </w:rPr>
        <w:t>.add</w:t>
      </w:r>
      <w:ins w:id="382" w:author="asus" w:date="2018-11-26T22:07:00Z">
        <w:r w:rsidR="008D4728" w:rsidRPr="008D4728">
          <w:rPr>
            <w:rFonts w:ascii="Courier New" w:hAnsi="Courier New" w:cs="Courier New"/>
            <w:bCs/>
            <w:sz w:val="20"/>
            <w:szCs w:val="20"/>
          </w:rPr>
          <w:t>(2);</w:t>
        </w:r>
      </w:ins>
      <w:del w:id="383" w:author="asus" w:date="2018-11-26T22:07:00Z">
        <w:r w:rsidRPr="007C4915">
          <w:rPr>
            <w:rFonts w:ascii="Courier New" w:hAnsi="Courier New" w:cs="Courier New"/>
            <w:bCs/>
            <w:sz w:val="20"/>
            <w:szCs w:val="20"/>
          </w:rPr>
          <w:delText>("Thursday");</w:delText>
        </w:r>
      </w:del>
    </w:p>
    <w:p w14:paraId="0E39D4B2" w14:textId="6A683362" w:rsidR="00021B7F" w:rsidRPr="007C4915" w:rsidRDefault="00021B7F" w:rsidP="00021B7F">
      <w:pPr>
        <w:pBdr>
          <w:top w:val="single" w:sz="4" w:space="0"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r w:rsidRPr="007C4915">
        <w:rPr>
          <w:rFonts w:ascii="Courier New" w:hAnsi="Courier New" w:cs="Courier New"/>
          <w:bCs/>
          <w:sz w:val="20"/>
          <w:szCs w:val="20"/>
        </w:rPr>
        <w:t xml:space="preserve">        </w:t>
      </w:r>
      <w:ins w:id="384" w:author="asus" w:date="2018-11-26T22:07:00Z">
        <w:r w:rsidR="008D4728" w:rsidRPr="008D4728">
          <w:rPr>
            <w:rFonts w:ascii="Courier New" w:hAnsi="Courier New" w:cs="Courier New"/>
            <w:bCs/>
            <w:sz w:val="20"/>
            <w:szCs w:val="20"/>
          </w:rPr>
          <w:t>pQueue</w:t>
        </w:r>
      </w:ins>
      <w:del w:id="385" w:author="asus" w:date="2018-11-26T22:07:00Z">
        <w:r w:rsidRPr="007C4915">
          <w:rPr>
            <w:rFonts w:ascii="Courier New" w:hAnsi="Courier New" w:cs="Courier New"/>
            <w:bCs/>
            <w:sz w:val="20"/>
            <w:szCs w:val="20"/>
          </w:rPr>
          <w:delText>dayNames</w:delText>
        </w:r>
      </w:del>
      <w:r w:rsidRPr="007C4915">
        <w:rPr>
          <w:rFonts w:ascii="Courier New" w:hAnsi="Courier New" w:cs="Courier New"/>
          <w:bCs/>
          <w:sz w:val="20"/>
          <w:szCs w:val="20"/>
        </w:rPr>
        <w:t>.add</w:t>
      </w:r>
      <w:ins w:id="386" w:author="asus" w:date="2018-11-26T22:07:00Z">
        <w:r w:rsidR="008D4728" w:rsidRPr="008D4728">
          <w:rPr>
            <w:rFonts w:ascii="Courier New" w:hAnsi="Courier New" w:cs="Courier New"/>
            <w:bCs/>
            <w:sz w:val="20"/>
            <w:szCs w:val="20"/>
          </w:rPr>
          <w:t>(9);</w:t>
        </w:r>
      </w:ins>
      <w:del w:id="387" w:author="asus" w:date="2018-11-26T22:07:00Z">
        <w:r w:rsidRPr="007C4915">
          <w:rPr>
            <w:rFonts w:ascii="Courier New" w:hAnsi="Courier New" w:cs="Courier New"/>
            <w:bCs/>
            <w:sz w:val="20"/>
            <w:szCs w:val="20"/>
          </w:rPr>
          <w:delText>("Friday");</w:delText>
        </w:r>
      </w:del>
    </w:p>
    <w:p w14:paraId="5BA164AA" w14:textId="14E24313" w:rsidR="00021B7F" w:rsidRPr="007C4915" w:rsidRDefault="00021B7F" w:rsidP="00021B7F">
      <w:pPr>
        <w:pBdr>
          <w:top w:val="single" w:sz="4" w:space="0"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r w:rsidRPr="007C4915">
        <w:rPr>
          <w:rFonts w:ascii="Courier New" w:hAnsi="Courier New" w:cs="Courier New"/>
          <w:bCs/>
          <w:sz w:val="20"/>
          <w:szCs w:val="20"/>
        </w:rPr>
        <w:t xml:space="preserve">        </w:t>
      </w:r>
      <w:ins w:id="388" w:author="asus" w:date="2018-11-26T22:07:00Z">
        <w:r w:rsidR="008D4728" w:rsidRPr="008D4728">
          <w:rPr>
            <w:rFonts w:ascii="Courier New" w:hAnsi="Courier New" w:cs="Courier New"/>
            <w:bCs/>
            <w:sz w:val="20"/>
            <w:szCs w:val="20"/>
          </w:rPr>
          <w:t>pQueue</w:t>
        </w:r>
      </w:ins>
      <w:del w:id="389" w:author="asus" w:date="2018-11-26T22:07:00Z">
        <w:r w:rsidRPr="007C4915">
          <w:rPr>
            <w:rFonts w:ascii="Courier New" w:hAnsi="Courier New" w:cs="Courier New"/>
            <w:bCs/>
            <w:sz w:val="20"/>
            <w:szCs w:val="20"/>
          </w:rPr>
          <w:delText>dayNames</w:delText>
        </w:r>
      </w:del>
      <w:r w:rsidRPr="007C4915">
        <w:rPr>
          <w:rFonts w:ascii="Courier New" w:hAnsi="Courier New" w:cs="Courier New"/>
          <w:bCs/>
          <w:sz w:val="20"/>
          <w:szCs w:val="20"/>
        </w:rPr>
        <w:t>.add</w:t>
      </w:r>
      <w:ins w:id="390" w:author="asus" w:date="2018-11-26T22:07:00Z">
        <w:r w:rsidR="008D4728" w:rsidRPr="008D4728">
          <w:rPr>
            <w:rFonts w:ascii="Courier New" w:hAnsi="Courier New" w:cs="Courier New"/>
            <w:bCs/>
            <w:sz w:val="20"/>
            <w:szCs w:val="20"/>
          </w:rPr>
          <w:t>(7);</w:t>
        </w:r>
      </w:ins>
      <w:del w:id="391" w:author="asus" w:date="2018-11-26T22:07:00Z">
        <w:r w:rsidRPr="007C4915">
          <w:rPr>
            <w:rFonts w:ascii="Courier New" w:hAnsi="Courier New" w:cs="Courier New"/>
            <w:bCs/>
            <w:sz w:val="20"/>
            <w:szCs w:val="20"/>
          </w:rPr>
          <w:delText>("Saturday");</w:delText>
        </w:r>
      </w:del>
    </w:p>
    <w:p w14:paraId="599FA9D8" w14:textId="4733E600" w:rsidR="00021B7F" w:rsidRPr="007C4915" w:rsidRDefault="00021B7F" w:rsidP="00021B7F">
      <w:pPr>
        <w:pBdr>
          <w:top w:val="single" w:sz="4" w:space="0"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r w:rsidRPr="007C4915">
        <w:rPr>
          <w:rFonts w:ascii="Courier New" w:hAnsi="Courier New" w:cs="Courier New"/>
          <w:bCs/>
          <w:sz w:val="20"/>
          <w:szCs w:val="20"/>
        </w:rPr>
        <w:t xml:space="preserve">        </w:t>
      </w:r>
      <w:ins w:id="392" w:author="asus" w:date="2018-11-26T22:07:00Z">
        <w:r w:rsidR="008D4728" w:rsidRPr="008D4728">
          <w:rPr>
            <w:rFonts w:ascii="Courier New" w:hAnsi="Courier New" w:cs="Courier New"/>
            <w:bCs/>
            <w:sz w:val="20"/>
            <w:szCs w:val="20"/>
          </w:rPr>
          <w:t>pQueue.add(8);</w:t>
        </w:r>
      </w:ins>
      <w:del w:id="393" w:author="asus" w:date="2018-11-26T22:07:00Z">
        <w:r w:rsidRPr="007C4915">
          <w:rPr>
            <w:rFonts w:ascii="Courier New" w:hAnsi="Courier New" w:cs="Courier New"/>
            <w:bCs/>
            <w:sz w:val="20"/>
            <w:szCs w:val="20"/>
          </w:rPr>
          <w:delText>days = dayNames.elements();</w:delText>
        </w:r>
      </w:del>
    </w:p>
    <w:p w14:paraId="2D0B6D63" w14:textId="77777777" w:rsidR="008D4728" w:rsidRPr="008D4728" w:rsidRDefault="008D4728" w:rsidP="008D4728">
      <w:pPr>
        <w:pBdr>
          <w:top w:val="single" w:sz="4" w:space="0" w:color="auto"/>
          <w:left w:val="single" w:sz="4" w:space="4" w:color="auto"/>
          <w:bottom w:val="single" w:sz="4" w:space="1" w:color="auto"/>
          <w:right w:val="single" w:sz="4" w:space="4" w:color="auto"/>
        </w:pBdr>
        <w:spacing w:after="0" w:line="240" w:lineRule="auto"/>
        <w:ind w:left="1146"/>
        <w:rPr>
          <w:ins w:id="394" w:author="asus" w:date="2018-11-26T22:07:00Z"/>
          <w:rFonts w:ascii="Courier New" w:hAnsi="Courier New" w:cs="Courier New"/>
          <w:bCs/>
          <w:sz w:val="20"/>
          <w:szCs w:val="20"/>
        </w:rPr>
      </w:pPr>
      <w:ins w:id="395" w:author="asus" w:date="2018-11-26T22:07:00Z">
        <w:r w:rsidRPr="008D4728">
          <w:rPr>
            <w:rFonts w:ascii="Courier New" w:hAnsi="Courier New" w:cs="Courier New"/>
            <w:bCs/>
            <w:sz w:val="20"/>
            <w:szCs w:val="20"/>
          </w:rPr>
          <w:t xml:space="preserve">        pQueue.add(10);</w:t>
        </w:r>
      </w:ins>
    </w:p>
    <w:p w14:paraId="2A702B35" w14:textId="77777777" w:rsidR="008D4728" w:rsidRPr="008D4728" w:rsidRDefault="008D4728" w:rsidP="008D4728">
      <w:pPr>
        <w:pBdr>
          <w:top w:val="single" w:sz="4" w:space="0" w:color="auto"/>
          <w:left w:val="single" w:sz="4" w:space="4" w:color="auto"/>
          <w:bottom w:val="single" w:sz="4" w:space="1" w:color="auto"/>
          <w:right w:val="single" w:sz="4" w:space="4" w:color="auto"/>
        </w:pBdr>
        <w:spacing w:after="0" w:line="240" w:lineRule="auto"/>
        <w:ind w:left="1146"/>
        <w:rPr>
          <w:ins w:id="396" w:author="asus" w:date="2018-11-26T22:07:00Z"/>
          <w:rFonts w:ascii="Courier New" w:hAnsi="Courier New" w:cs="Courier New"/>
          <w:bCs/>
          <w:sz w:val="20"/>
          <w:szCs w:val="20"/>
        </w:rPr>
      </w:pPr>
      <w:ins w:id="397" w:author="asus" w:date="2018-11-26T22:07:00Z">
        <w:r w:rsidRPr="008D4728">
          <w:rPr>
            <w:rFonts w:ascii="Courier New" w:hAnsi="Courier New" w:cs="Courier New"/>
            <w:bCs/>
            <w:sz w:val="20"/>
            <w:szCs w:val="20"/>
          </w:rPr>
          <w:t xml:space="preserve">        pQueue.add(3);</w:t>
        </w:r>
      </w:ins>
    </w:p>
    <w:p w14:paraId="5D43A65F" w14:textId="77777777" w:rsidR="00021B7F" w:rsidRPr="007C4915" w:rsidRDefault="00021B7F" w:rsidP="00021B7F">
      <w:pPr>
        <w:pBdr>
          <w:top w:val="single" w:sz="4" w:space="0"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p>
    <w:p w14:paraId="075281BA" w14:textId="2C366B98" w:rsidR="00021B7F" w:rsidRPr="007C4915" w:rsidRDefault="00021B7F" w:rsidP="00021B7F">
      <w:pPr>
        <w:pBdr>
          <w:top w:val="single" w:sz="4" w:space="0"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r w:rsidRPr="007C4915">
        <w:rPr>
          <w:rFonts w:ascii="Courier New" w:hAnsi="Courier New" w:cs="Courier New"/>
          <w:bCs/>
          <w:sz w:val="20"/>
          <w:szCs w:val="20"/>
        </w:rPr>
        <w:t xml:space="preserve">        while (</w:t>
      </w:r>
      <w:ins w:id="398" w:author="asus" w:date="2018-11-26T22:07:00Z">
        <w:r w:rsidR="008D4728" w:rsidRPr="008D4728">
          <w:rPr>
            <w:rFonts w:ascii="Courier New" w:hAnsi="Courier New" w:cs="Courier New"/>
            <w:bCs/>
            <w:sz w:val="20"/>
            <w:szCs w:val="20"/>
          </w:rPr>
          <w:t>true) {</w:t>
        </w:r>
      </w:ins>
      <w:del w:id="399" w:author="asus" w:date="2018-11-26T22:07:00Z">
        <w:r w:rsidRPr="007C4915">
          <w:rPr>
            <w:rFonts w:ascii="Courier New" w:hAnsi="Courier New" w:cs="Courier New"/>
            <w:bCs/>
            <w:sz w:val="20"/>
            <w:szCs w:val="20"/>
          </w:rPr>
          <w:delText>days.hasMoreElements())</w:delText>
        </w:r>
      </w:del>
    </w:p>
    <w:p w14:paraId="3ECA69CE" w14:textId="77777777" w:rsidR="008D4728" w:rsidRPr="008D4728" w:rsidRDefault="008D4728" w:rsidP="008D4728">
      <w:pPr>
        <w:pBdr>
          <w:top w:val="single" w:sz="4" w:space="0" w:color="auto"/>
          <w:left w:val="single" w:sz="4" w:space="4" w:color="auto"/>
          <w:bottom w:val="single" w:sz="4" w:space="1" w:color="auto"/>
          <w:right w:val="single" w:sz="4" w:space="4" w:color="auto"/>
        </w:pBdr>
        <w:spacing w:after="0" w:line="240" w:lineRule="auto"/>
        <w:ind w:left="1146"/>
        <w:rPr>
          <w:ins w:id="400" w:author="asus" w:date="2018-11-26T22:07:00Z"/>
          <w:rFonts w:ascii="Courier New" w:hAnsi="Courier New" w:cs="Courier New"/>
          <w:bCs/>
          <w:sz w:val="20"/>
          <w:szCs w:val="20"/>
        </w:rPr>
      </w:pPr>
      <w:ins w:id="401" w:author="asus" w:date="2018-11-26T22:07:00Z">
        <w:r w:rsidRPr="008D4728">
          <w:rPr>
            <w:rFonts w:ascii="Courier New" w:hAnsi="Courier New" w:cs="Courier New"/>
            <w:bCs/>
            <w:sz w:val="20"/>
            <w:szCs w:val="20"/>
          </w:rPr>
          <w:t xml:space="preserve">            Integer head = pQueue.poll();</w:t>
        </w:r>
      </w:ins>
    </w:p>
    <w:p w14:paraId="7649D787" w14:textId="77777777" w:rsidR="008D4728" w:rsidRPr="008D4728" w:rsidRDefault="008D4728" w:rsidP="008D4728">
      <w:pPr>
        <w:pBdr>
          <w:top w:val="single" w:sz="4" w:space="0" w:color="auto"/>
          <w:left w:val="single" w:sz="4" w:space="4" w:color="auto"/>
          <w:bottom w:val="single" w:sz="4" w:space="1" w:color="auto"/>
          <w:right w:val="single" w:sz="4" w:space="4" w:color="auto"/>
        </w:pBdr>
        <w:spacing w:after="0" w:line="240" w:lineRule="auto"/>
        <w:ind w:left="1146"/>
        <w:rPr>
          <w:ins w:id="402" w:author="asus" w:date="2018-11-26T22:07:00Z"/>
          <w:rFonts w:ascii="Courier New" w:hAnsi="Courier New" w:cs="Courier New"/>
          <w:bCs/>
          <w:sz w:val="20"/>
          <w:szCs w:val="20"/>
        </w:rPr>
      </w:pPr>
      <w:ins w:id="403" w:author="asus" w:date="2018-11-26T22:07:00Z">
        <w:r w:rsidRPr="008D4728">
          <w:rPr>
            <w:rFonts w:ascii="Courier New" w:hAnsi="Courier New" w:cs="Courier New"/>
            <w:bCs/>
            <w:sz w:val="20"/>
            <w:szCs w:val="20"/>
          </w:rPr>
          <w:t xml:space="preserve">            if (head == null) {</w:t>
        </w:r>
      </w:ins>
    </w:p>
    <w:p w14:paraId="09DE5221" w14:textId="77777777" w:rsidR="008D4728" w:rsidRPr="008D4728" w:rsidRDefault="008D4728" w:rsidP="008D4728">
      <w:pPr>
        <w:pBdr>
          <w:top w:val="single" w:sz="4" w:space="0" w:color="auto"/>
          <w:left w:val="single" w:sz="4" w:space="4" w:color="auto"/>
          <w:bottom w:val="single" w:sz="4" w:space="1" w:color="auto"/>
          <w:right w:val="single" w:sz="4" w:space="4" w:color="auto"/>
        </w:pBdr>
        <w:spacing w:after="0" w:line="240" w:lineRule="auto"/>
        <w:ind w:left="1146"/>
        <w:rPr>
          <w:ins w:id="404" w:author="asus" w:date="2018-11-26T22:07:00Z"/>
          <w:rFonts w:ascii="Courier New" w:hAnsi="Courier New" w:cs="Courier New"/>
          <w:bCs/>
          <w:sz w:val="20"/>
          <w:szCs w:val="20"/>
        </w:rPr>
      </w:pPr>
      <w:ins w:id="405" w:author="asus" w:date="2018-11-26T22:07:00Z">
        <w:r w:rsidRPr="008D4728">
          <w:rPr>
            <w:rFonts w:ascii="Courier New" w:hAnsi="Courier New" w:cs="Courier New"/>
            <w:bCs/>
            <w:sz w:val="20"/>
            <w:szCs w:val="20"/>
          </w:rPr>
          <w:t xml:space="preserve">                break;</w:t>
        </w:r>
      </w:ins>
    </w:p>
    <w:p w14:paraId="310167AC" w14:textId="77777777" w:rsidR="008D4728" w:rsidRPr="008D4728" w:rsidRDefault="008D4728" w:rsidP="008D4728">
      <w:pPr>
        <w:pBdr>
          <w:top w:val="single" w:sz="4" w:space="0" w:color="auto"/>
          <w:left w:val="single" w:sz="4" w:space="4" w:color="auto"/>
          <w:bottom w:val="single" w:sz="4" w:space="1" w:color="auto"/>
          <w:right w:val="single" w:sz="4" w:space="4" w:color="auto"/>
        </w:pBdr>
        <w:spacing w:after="0" w:line="240" w:lineRule="auto"/>
        <w:ind w:left="1146"/>
        <w:rPr>
          <w:ins w:id="406" w:author="asus" w:date="2018-11-26T22:07:00Z"/>
          <w:rFonts w:ascii="Courier New" w:hAnsi="Courier New" w:cs="Courier New"/>
          <w:bCs/>
          <w:sz w:val="20"/>
          <w:szCs w:val="20"/>
        </w:rPr>
      </w:pPr>
      <w:ins w:id="407" w:author="asus" w:date="2018-11-26T22:07:00Z">
        <w:r w:rsidRPr="008D4728">
          <w:rPr>
            <w:rFonts w:ascii="Courier New" w:hAnsi="Courier New" w:cs="Courier New"/>
            <w:bCs/>
            <w:sz w:val="20"/>
            <w:szCs w:val="20"/>
          </w:rPr>
          <w:t xml:space="preserve">            }</w:t>
        </w:r>
      </w:ins>
    </w:p>
    <w:p w14:paraId="03476FAD" w14:textId="1DF3075B" w:rsidR="00021B7F" w:rsidRPr="007C4915" w:rsidRDefault="00021B7F" w:rsidP="00021B7F">
      <w:pPr>
        <w:pBdr>
          <w:top w:val="single" w:sz="4" w:space="0"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r w:rsidRPr="007C4915">
        <w:rPr>
          <w:rFonts w:ascii="Courier New" w:hAnsi="Courier New" w:cs="Courier New"/>
          <w:bCs/>
          <w:sz w:val="20"/>
          <w:szCs w:val="20"/>
        </w:rPr>
        <w:t xml:space="preserve">            System.out.</w:t>
      </w:r>
      <w:ins w:id="408" w:author="asus" w:date="2018-11-26T22:07:00Z">
        <w:r w:rsidR="008D4728" w:rsidRPr="008D4728">
          <w:rPr>
            <w:rFonts w:ascii="Courier New" w:hAnsi="Courier New" w:cs="Courier New"/>
            <w:bCs/>
            <w:sz w:val="20"/>
            <w:szCs w:val="20"/>
          </w:rPr>
          <w:t>print(head + "  &lt;-- ");</w:t>
        </w:r>
      </w:ins>
      <w:del w:id="409" w:author="asus" w:date="2018-11-26T22:07:00Z">
        <w:r w:rsidRPr="007C4915">
          <w:rPr>
            <w:rFonts w:ascii="Courier New" w:hAnsi="Courier New" w:cs="Courier New"/>
            <w:bCs/>
            <w:sz w:val="20"/>
            <w:szCs w:val="20"/>
          </w:rPr>
          <w:delText>println(days.nextElement());</w:delText>
        </w:r>
      </w:del>
    </w:p>
    <w:p w14:paraId="0F6DE7AF" w14:textId="77777777" w:rsidR="008D4728" w:rsidRPr="008D4728" w:rsidRDefault="008D4728" w:rsidP="008D4728">
      <w:pPr>
        <w:pBdr>
          <w:top w:val="single" w:sz="4" w:space="0" w:color="auto"/>
          <w:left w:val="single" w:sz="4" w:space="4" w:color="auto"/>
          <w:bottom w:val="single" w:sz="4" w:space="1" w:color="auto"/>
          <w:right w:val="single" w:sz="4" w:space="4" w:color="auto"/>
        </w:pBdr>
        <w:spacing w:after="0" w:line="240" w:lineRule="auto"/>
        <w:ind w:left="1146"/>
        <w:rPr>
          <w:ins w:id="410" w:author="asus" w:date="2018-11-26T22:07:00Z"/>
          <w:rFonts w:ascii="Courier New" w:hAnsi="Courier New" w:cs="Courier New"/>
          <w:bCs/>
          <w:sz w:val="20"/>
          <w:szCs w:val="20"/>
        </w:rPr>
      </w:pPr>
      <w:ins w:id="411" w:author="asus" w:date="2018-11-26T22:07:00Z">
        <w:r w:rsidRPr="008D4728">
          <w:rPr>
            <w:rFonts w:ascii="Courier New" w:hAnsi="Courier New" w:cs="Courier New"/>
            <w:bCs/>
            <w:sz w:val="20"/>
            <w:szCs w:val="20"/>
          </w:rPr>
          <w:t xml:space="preserve">        }</w:t>
        </w:r>
      </w:ins>
    </w:p>
    <w:p w14:paraId="065DCBD7" w14:textId="77777777" w:rsidR="008D4728" w:rsidRPr="008D4728" w:rsidRDefault="008D4728" w:rsidP="008D4728">
      <w:pPr>
        <w:pBdr>
          <w:top w:val="single" w:sz="4" w:space="0" w:color="auto"/>
          <w:left w:val="single" w:sz="4" w:space="4" w:color="auto"/>
          <w:bottom w:val="single" w:sz="4" w:space="1" w:color="auto"/>
          <w:right w:val="single" w:sz="4" w:space="4" w:color="auto"/>
        </w:pBdr>
        <w:spacing w:after="0" w:line="240" w:lineRule="auto"/>
        <w:ind w:left="1146"/>
        <w:rPr>
          <w:ins w:id="412" w:author="asus" w:date="2018-11-26T22:07:00Z"/>
          <w:rFonts w:ascii="Courier New" w:hAnsi="Courier New" w:cs="Courier New"/>
          <w:bCs/>
          <w:sz w:val="20"/>
          <w:szCs w:val="20"/>
        </w:rPr>
      </w:pPr>
      <w:ins w:id="413" w:author="asus" w:date="2018-11-26T22:07:00Z">
        <w:r w:rsidRPr="008D4728">
          <w:rPr>
            <w:rFonts w:ascii="Courier New" w:hAnsi="Courier New" w:cs="Courier New"/>
            <w:bCs/>
            <w:sz w:val="20"/>
            <w:szCs w:val="20"/>
          </w:rPr>
          <w:t xml:space="preserve">    }</w:t>
        </w:r>
      </w:ins>
    </w:p>
    <w:p w14:paraId="5761B179" w14:textId="77777777" w:rsidR="008D4728" w:rsidRPr="008D4728" w:rsidRDefault="008D4728" w:rsidP="008D4728">
      <w:pPr>
        <w:pBdr>
          <w:top w:val="single" w:sz="4" w:space="0" w:color="auto"/>
          <w:left w:val="single" w:sz="4" w:space="4" w:color="auto"/>
          <w:bottom w:val="single" w:sz="4" w:space="1" w:color="auto"/>
          <w:right w:val="single" w:sz="4" w:space="4" w:color="auto"/>
        </w:pBdr>
        <w:spacing w:after="0" w:line="240" w:lineRule="auto"/>
        <w:ind w:left="1146"/>
        <w:rPr>
          <w:ins w:id="414" w:author="asus" w:date="2018-11-26T22:07:00Z"/>
          <w:rFonts w:ascii="Courier New" w:hAnsi="Courier New" w:cs="Courier New"/>
          <w:bCs/>
          <w:sz w:val="20"/>
          <w:szCs w:val="20"/>
        </w:rPr>
      </w:pPr>
    </w:p>
    <w:p w14:paraId="59E25BE7" w14:textId="77777777" w:rsidR="008D4728" w:rsidRPr="008D4728" w:rsidRDefault="008D4728" w:rsidP="008D4728">
      <w:pPr>
        <w:pBdr>
          <w:top w:val="single" w:sz="4" w:space="0" w:color="auto"/>
          <w:left w:val="single" w:sz="4" w:space="4" w:color="auto"/>
          <w:bottom w:val="single" w:sz="4" w:space="1" w:color="auto"/>
          <w:right w:val="single" w:sz="4" w:space="4" w:color="auto"/>
        </w:pBdr>
        <w:spacing w:after="0" w:line="240" w:lineRule="auto"/>
        <w:ind w:left="1146"/>
        <w:rPr>
          <w:ins w:id="415" w:author="asus" w:date="2018-11-26T22:07:00Z"/>
          <w:rFonts w:ascii="Courier New" w:hAnsi="Courier New" w:cs="Courier New"/>
          <w:bCs/>
          <w:sz w:val="20"/>
          <w:szCs w:val="20"/>
        </w:rPr>
      </w:pPr>
      <w:ins w:id="416" w:author="asus" w:date="2018-11-26T22:07:00Z">
        <w:r w:rsidRPr="008D4728">
          <w:rPr>
            <w:rFonts w:ascii="Courier New" w:hAnsi="Courier New" w:cs="Courier New"/>
            <w:bCs/>
            <w:sz w:val="20"/>
            <w:szCs w:val="20"/>
          </w:rPr>
          <w:t xml:space="preserve">    /**</w:t>
        </w:r>
      </w:ins>
    </w:p>
    <w:p w14:paraId="5BEC8ACD" w14:textId="77777777" w:rsidR="008D4728" w:rsidRPr="008D4728" w:rsidRDefault="008D4728" w:rsidP="008D4728">
      <w:pPr>
        <w:pBdr>
          <w:top w:val="single" w:sz="4" w:space="0" w:color="auto"/>
          <w:left w:val="single" w:sz="4" w:space="4" w:color="auto"/>
          <w:bottom w:val="single" w:sz="4" w:space="1" w:color="auto"/>
          <w:right w:val="single" w:sz="4" w:space="4" w:color="auto"/>
        </w:pBdr>
        <w:spacing w:after="0" w:line="240" w:lineRule="auto"/>
        <w:ind w:left="1146"/>
        <w:rPr>
          <w:ins w:id="417" w:author="asus" w:date="2018-11-26T22:07:00Z"/>
          <w:rFonts w:ascii="Courier New" w:hAnsi="Courier New" w:cs="Courier New"/>
          <w:bCs/>
          <w:sz w:val="20"/>
          <w:szCs w:val="20"/>
        </w:rPr>
      </w:pPr>
      <w:ins w:id="418" w:author="asus" w:date="2018-11-26T22:07:00Z">
        <w:r w:rsidRPr="008D4728">
          <w:rPr>
            <w:rFonts w:ascii="Courier New" w:hAnsi="Courier New" w:cs="Courier New"/>
            <w:bCs/>
            <w:sz w:val="20"/>
            <w:szCs w:val="20"/>
          </w:rPr>
          <w:t xml:space="preserve">     * </w:t>
        </w:r>
      </w:ins>
    </w:p>
    <w:p w14:paraId="1C95CB2B" w14:textId="77777777" w:rsidR="008D4728" w:rsidRPr="008D4728" w:rsidRDefault="008D4728" w:rsidP="008D4728">
      <w:pPr>
        <w:pBdr>
          <w:top w:val="single" w:sz="4" w:space="0" w:color="auto"/>
          <w:left w:val="single" w:sz="4" w:space="4" w:color="auto"/>
          <w:bottom w:val="single" w:sz="4" w:space="1" w:color="auto"/>
          <w:right w:val="single" w:sz="4" w:space="4" w:color="auto"/>
        </w:pBdr>
        <w:spacing w:after="0" w:line="240" w:lineRule="auto"/>
        <w:ind w:left="1146"/>
        <w:rPr>
          <w:ins w:id="419" w:author="asus" w:date="2018-11-26T22:07:00Z"/>
          <w:rFonts w:ascii="Courier New" w:hAnsi="Courier New" w:cs="Courier New"/>
          <w:bCs/>
          <w:sz w:val="20"/>
          <w:szCs w:val="20"/>
        </w:rPr>
      </w:pPr>
      <w:ins w:id="420" w:author="asus" w:date="2018-11-26T22:07:00Z">
        <w:r w:rsidRPr="008D4728">
          <w:rPr>
            <w:rFonts w:ascii="Courier New" w:hAnsi="Courier New" w:cs="Courier New"/>
            <w:bCs/>
            <w:sz w:val="20"/>
            <w:szCs w:val="20"/>
          </w:rPr>
          <w:t xml:space="preserve">     * @param n</w:t>
        </w:r>
      </w:ins>
    </w:p>
    <w:p w14:paraId="399FEB4A" w14:textId="77777777" w:rsidR="008D4728" w:rsidRPr="008D4728" w:rsidRDefault="008D4728" w:rsidP="008D4728">
      <w:pPr>
        <w:pBdr>
          <w:top w:val="single" w:sz="4" w:space="0" w:color="auto"/>
          <w:left w:val="single" w:sz="4" w:space="4" w:color="auto"/>
          <w:bottom w:val="single" w:sz="4" w:space="1" w:color="auto"/>
          <w:right w:val="single" w:sz="4" w:space="4" w:color="auto"/>
        </w:pBdr>
        <w:spacing w:after="0" w:line="240" w:lineRule="auto"/>
        <w:ind w:left="1146"/>
        <w:rPr>
          <w:ins w:id="421" w:author="asus" w:date="2018-11-26T22:07:00Z"/>
          <w:rFonts w:ascii="Courier New" w:hAnsi="Courier New" w:cs="Courier New"/>
          <w:bCs/>
          <w:sz w:val="20"/>
          <w:szCs w:val="20"/>
        </w:rPr>
      </w:pPr>
      <w:ins w:id="422" w:author="asus" w:date="2018-11-26T22:07:00Z">
        <w:r w:rsidRPr="008D4728">
          <w:rPr>
            <w:rFonts w:ascii="Courier New" w:hAnsi="Courier New" w:cs="Courier New"/>
            <w:bCs/>
            <w:sz w:val="20"/>
            <w:szCs w:val="20"/>
          </w:rPr>
          <w:t xml:space="preserve">     * @return</w:t>
        </w:r>
      </w:ins>
    </w:p>
    <w:p w14:paraId="47125857" w14:textId="77777777" w:rsidR="008D4728" w:rsidRPr="008D4728" w:rsidRDefault="008D4728" w:rsidP="008D4728">
      <w:pPr>
        <w:pBdr>
          <w:top w:val="single" w:sz="4" w:space="0" w:color="auto"/>
          <w:left w:val="single" w:sz="4" w:space="4" w:color="auto"/>
          <w:bottom w:val="single" w:sz="4" w:space="1" w:color="auto"/>
          <w:right w:val="single" w:sz="4" w:space="4" w:color="auto"/>
        </w:pBdr>
        <w:spacing w:after="0" w:line="240" w:lineRule="auto"/>
        <w:ind w:left="1146"/>
        <w:rPr>
          <w:ins w:id="423" w:author="asus" w:date="2018-11-26T22:07:00Z"/>
          <w:rFonts w:ascii="Courier New" w:hAnsi="Courier New" w:cs="Courier New"/>
          <w:bCs/>
          <w:sz w:val="20"/>
          <w:szCs w:val="20"/>
        </w:rPr>
      </w:pPr>
      <w:ins w:id="424" w:author="asus" w:date="2018-11-26T22:07:00Z">
        <w:r w:rsidRPr="008D4728">
          <w:rPr>
            <w:rFonts w:ascii="Courier New" w:hAnsi="Courier New" w:cs="Courier New"/>
            <w:bCs/>
            <w:sz w:val="20"/>
            <w:szCs w:val="20"/>
          </w:rPr>
          <w:t xml:space="preserve">     */</w:t>
        </w:r>
      </w:ins>
    </w:p>
    <w:p w14:paraId="25D3CF02" w14:textId="77777777" w:rsidR="008D4728" w:rsidRPr="008D4728" w:rsidRDefault="008D4728" w:rsidP="008D4728">
      <w:pPr>
        <w:pBdr>
          <w:top w:val="single" w:sz="4" w:space="0" w:color="auto"/>
          <w:left w:val="single" w:sz="4" w:space="4" w:color="auto"/>
          <w:bottom w:val="single" w:sz="4" w:space="1" w:color="auto"/>
          <w:right w:val="single" w:sz="4" w:space="4" w:color="auto"/>
        </w:pBdr>
        <w:spacing w:after="0" w:line="240" w:lineRule="auto"/>
        <w:ind w:left="1146"/>
        <w:rPr>
          <w:ins w:id="425" w:author="asus" w:date="2018-11-26T22:07:00Z"/>
          <w:rFonts w:ascii="Courier New" w:hAnsi="Courier New" w:cs="Courier New"/>
          <w:bCs/>
          <w:sz w:val="20"/>
          <w:szCs w:val="20"/>
        </w:rPr>
      </w:pPr>
      <w:ins w:id="426" w:author="asus" w:date="2018-11-26T22:07:00Z">
        <w:r w:rsidRPr="008D4728">
          <w:rPr>
            <w:rFonts w:ascii="Courier New" w:hAnsi="Courier New" w:cs="Courier New"/>
            <w:bCs/>
            <w:sz w:val="20"/>
            <w:szCs w:val="20"/>
          </w:rPr>
          <w:t xml:space="preserve">    public static boolean isPrime(int n) {</w:t>
        </w:r>
      </w:ins>
    </w:p>
    <w:p w14:paraId="49B94B8E" w14:textId="77777777" w:rsidR="008D4728" w:rsidRPr="008D4728" w:rsidRDefault="008D4728" w:rsidP="008D4728">
      <w:pPr>
        <w:pBdr>
          <w:top w:val="single" w:sz="4" w:space="0" w:color="auto"/>
          <w:left w:val="single" w:sz="4" w:space="4" w:color="auto"/>
          <w:bottom w:val="single" w:sz="4" w:space="1" w:color="auto"/>
          <w:right w:val="single" w:sz="4" w:space="4" w:color="auto"/>
        </w:pBdr>
        <w:spacing w:after="0" w:line="240" w:lineRule="auto"/>
        <w:ind w:left="1146"/>
        <w:rPr>
          <w:ins w:id="427" w:author="asus" w:date="2018-11-26T22:07:00Z"/>
          <w:rFonts w:ascii="Courier New" w:hAnsi="Courier New" w:cs="Courier New"/>
          <w:bCs/>
          <w:sz w:val="20"/>
          <w:szCs w:val="20"/>
        </w:rPr>
      </w:pPr>
      <w:ins w:id="428" w:author="asus" w:date="2018-11-26T22:07:00Z">
        <w:r w:rsidRPr="008D4728">
          <w:rPr>
            <w:rFonts w:ascii="Courier New" w:hAnsi="Courier New" w:cs="Courier New"/>
            <w:bCs/>
            <w:sz w:val="20"/>
            <w:szCs w:val="20"/>
          </w:rPr>
          <w:t xml:space="preserve">        if (n &lt;= 1) {</w:t>
        </w:r>
      </w:ins>
    </w:p>
    <w:p w14:paraId="64945988" w14:textId="77777777" w:rsidR="008D4728" w:rsidRPr="008D4728" w:rsidRDefault="008D4728" w:rsidP="008D4728">
      <w:pPr>
        <w:pBdr>
          <w:top w:val="single" w:sz="4" w:space="0" w:color="auto"/>
          <w:left w:val="single" w:sz="4" w:space="4" w:color="auto"/>
          <w:bottom w:val="single" w:sz="4" w:space="1" w:color="auto"/>
          <w:right w:val="single" w:sz="4" w:space="4" w:color="auto"/>
        </w:pBdr>
        <w:spacing w:after="0" w:line="240" w:lineRule="auto"/>
        <w:ind w:left="1146"/>
        <w:rPr>
          <w:ins w:id="429" w:author="asus" w:date="2018-11-26T22:07:00Z"/>
          <w:rFonts w:ascii="Courier New" w:hAnsi="Courier New" w:cs="Courier New"/>
          <w:bCs/>
          <w:sz w:val="20"/>
          <w:szCs w:val="20"/>
        </w:rPr>
      </w:pPr>
      <w:ins w:id="430" w:author="asus" w:date="2018-11-26T22:07:00Z">
        <w:r w:rsidRPr="008D4728">
          <w:rPr>
            <w:rFonts w:ascii="Courier New" w:hAnsi="Courier New" w:cs="Courier New"/>
            <w:bCs/>
            <w:sz w:val="20"/>
            <w:szCs w:val="20"/>
          </w:rPr>
          <w:lastRenderedPageBreak/>
          <w:t xml:space="preserve">            return false;</w:t>
        </w:r>
      </w:ins>
    </w:p>
    <w:p w14:paraId="2A3B932B" w14:textId="77777777" w:rsidR="008D4728" w:rsidRPr="008D4728" w:rsidRDefault="008D4728" w:rsidP="008D4728">
      <w:pPr>
        <w:pBdr>
          <w:top w:val="single" w:sz="4" w:space="0" w:color="auto"/>
          <w:left w:val="single" w:sz="4" w:space="4" w:color="auto"/>
          <w:bottom w:val="single" w:sz="4" w:space="1" w:color="auto"/>
          <w:right w:val="single" w:sz="4" w:space="4" w:color="auto"/>
        </w:pBdr>
        <w:spacing w:after="0" w:line="240" w:lineRule="auto"/>
        <w:ind w:left="1146"/>
        <w:rPr>
          <w:ins w:id="431" w:author="asus" w:date="2018-11-26T22:07:00Z"/>
          <w:rFonts w:ascii="Courier New" w:hAnsi="Courier New" w:cs="Courier New"/>
          <w:bCs/>
          <w:sz w:val="20"/>
          <w:szCs w:val="20"/>
        </w:rPr>
      </w:pPr>
      <w:ins w:id="432" w:author="asus" w:date="2018-11-26T22:07:00Z">
        <w:r w:rsidRPr="008D4728">
          <w:rPr>
            <w:rFonts w:ascii="Courier New" w:hAnsi="Courier New" w:cs="Courier New"/>
            <w:bCs/>
            <w:sz w:val="20"/>
            <w:szCs w:val="20"/>
          </w:rPr>
          <w:t xml:space="preserve">        }</w:t>
        </w:r>
      </w:ins>
    </w:p>
    <w:p w14:paraId="4A89AD84" w14:textId="77777777" w:rsidR="008D4728" w:rsidRPr="008D4728" w:rsidRDefault="008D4728" w:rsidP="008D4728">
      <w:pPr>
        <w:pBdr>
          <w:top w:val="single" w:sz="4" w:space="0" w:color="auto"/>
          <w:left w:val="single" w:sz="4" w:space="4" w:color="auto"/>
          <w:bottom w:val="single" w:sz="4" w:space="1" w:color="auto"/>
          <w:right w:val="single" w:sz="4" w:space="4" w:color="auto"/>
        </w:pBdr>
        <w:spacing w:after="0" w:line="240" w:lineRule="auto"/>
        <w:ind w:left="1146"/>
        <w:rPr>
          <w:ins w:id="433" w:author="asus" w:date="2018-11-26T22:07:00Z"/>
          <w:rFonts w:ascii="Courier New" w:hAnsi="Courier New" w:cs="Courier New"/>
          <w:bCs/>
          <w:sz w:val="20"/>
          <w:szCs w:val="20"/>
        </w:rPr>
      </w:pPr>
      <w:ins w:id="434" w:author="asus" w:date="2018-11-26T22:07:00Z">
        <w:r w:rsidRPr="008D4728">
          <w:rPr>
            <w:rFonts w:ascii="Courier New" w:hAnsi="Courier New" w:cs="Courier New"/>
            <w:bCs/>
            <w:sz w:val="20"/>
            <w:szCs w:val="20"/>
          </w:rPr>
          <w:t xml:space="preserve">        if (n == 2) {</w:t>
        </w:r>
      </w:ins>
    </w:p>
    <w:p w14:paraId="1ED27314" w14:textId="77777777" w:rsidR="008D4728" w:rsidRPr="008D4728" w:rsidRDefault="008D4728" w:rsidP="008D4728">
      <w:pPr>
        <w:pBdr>
          <w:top w:val="single" w:sz="4" w:space="0" w:color="auto"/>
          <w:left w:val="single" w:sz="4" w:space="4" w:color="auto"/>
          <w:bottom w:val="single" w:sz="4" w:space="1" w:color="auto"/>
          <w:right w:val="single" w:sz="4" w:space="4" w:color="auto"/>
        </w:pBdr>
        <w:spacing w:after="0" w:line="240" w:lineRule="auto"/>
        <w:ind w:left="1146"/>
        <w:rPr>
          <w:ins w:id="435" w:author="asus" w:date="2018-11-26T22:07:00Z"/>
          <w:rFonts w:ascii="Courier New" w:hAnsi="Courier New" w:cs="Courier New"/>
          <w:bCs/>
          <w:sz w:val="20"/>
          <w:szCs w:val="20"/>
        </w:rPr>
      </w:pPr>
      <w:ins w:id="436" w:author="asus" w:date="2018-11-26T22:07:00Z">
        <w:r w:rsidRPr="008D4728">
          <w:rPr>
            <w:rFonts w:ascii="Courier New" w:hAnsi="Courier New" w:cs="Courier New"/>
            <w:bCs/>
            <w:sz w:val="20"/>
            <w:szCs w:val="20"/>
          </w:rPr>
          <w:t xml:space="preserve">            return true;</w:t>
        </w:r>
      </w:ins>
    </w:p>
    <w:p w14:paraId="0A957CBE" w14:textId="77777777" w:rsidR="008D4728" w:rsidRPr="008D4728" w:rsidRDefault="008D4728" w:rsidP="008D4728">
      <w:pPr>
        <w:pBdr>
          <w:top w:val="single" w:sz="4" w:space="0" w:color="auto"/>
          <w:left w:val="single" w:sz="4" w:space="4" w:color="auto"/>
          <w:bottom w:val="single" w:sz="4" w:space="1" w:color="auto"/>
          <w:right w:val="single" w:sz="4" w:space="4" w:color="auto"/>
        </w:pBdr>
        <w:spacing w:after="0" w:line="240" w:lineRule="auto"/>
        <w:ind w:left="1146"/>
        <w:rPr>
          <w:ins w:id="437" w:author="asus" w:date="2018-11-26T22:07:00Z"/>
          <w:rFonts w:ascii="Courier New" w:hAnsi="Courier New" w:cs="Courier New"/>
          <w:bCs/>
          <w:sz w:val="20"/>
          <w:szCs w:val="20"/>
        </w:rPr>
      </w:pPr>
      <w:ins w:id="438" w:author="asus" w:date="2018-11-26T22:07:00Z">
        <w:r w:rsidRPr="008D4728">
          <w:rPr>
            <w:rFonts w:ascii="Courier New" w:hAnsi="Courier New" w:cs="Courier New"/>
            <w:bCs/>
            <w:sz w:val="20"/>
            <w:szCs w:val="20"/>
          </w:rPr>
          <w:t xml:space="preserve">        }</w:t>
        </w:r>
      </w:ins>
    </w:p>
    <w:p w14:paraId="23DF3A86" w14:textId="77777777" w:rsidR="008D4728" w:rsidRPr="008D4728" w:rsidRDefault="008D4728" w:rsidP="008D4728">
      <w:pPr>
        <w:pBdr>
          <w:top w:val="single" w:sz="4" w:space="0" w:color="auto"/>
          <w:left w:val="single" w:sz="4" w:space="4" w:color="auto"/>
          <w:bottom w:val="single" w:sz="4" w:space="1" w:color="auto"/>
          <w:right w:val="single" w:sz="4" w:space="4" w:color="auto"/>
        </w:pBdr>
        <w:spacing w:after="0" w:line="240" w:lineRule="auto"/>
        <w:ind w:left="1146"/>
        <w:rPr>
          <w:ins w:id="439" w:author="asus" w:date="2018-11-26T22:07:00Z"/>
          <w:rFonts w:ascii="Courier New" w:hAnsi="Courier New" w:cs="Courier New"/>
          <w:bCs/>
          <w:sz w:val="20"/>
          <w:szCs w:val="20"/>
        </w:rPr>
      </w:pPr>
      <w:ins w:id="440" w:author="asus" w:date="2018-11-26T22:07:00Z">
        <w:r w:rsidRPr="008D4728">
          <w:rPr>
            <w:rFonts w:ascii="Courier New" w:hAnsi="Courier New" w:cs="Courier New"/>
            <w:bCs/>
            <w:sz w:val="20"/>
            <w:szCs w:val="20"/>
          </w:rPr>
          <w:t xml:space="preserve">        if (n % 2 == 0) {</w:t>
        </w:r>
      </w:ins>
    </w:p>
    <w:p w14:paraId="45D4F4AE" w14:textId="77777777" w:rsidR="008D4728" w:rsidRPr="008D4728" w:rsidRDefault="008D4728" w:rsidP="008D4728">
      <w:pPr>
        <w:pBdr>
          <w:top w:val="single" w:sz="4" w:space="0" w:color="auto"/>
          <w:left w:val="single" w:sz="4" w:space="4" w:color="auto"/>
          <w:bottom w:val="single" w:sz="4" w:space="1" w:color="auto"/>
          <w:right w:val="single" w:sz="4" w:space="4" w:color="auto"/>
        </w:pBdr>
        <w:spacing w:after="0" w:line="240" w:lineRule="auto"/>
        <w:ind w:left="1146"/>
        <w:rPr>
          <w:ins w:id="441" w:author="asus" w:date="2018-11-26T22:07:00Z"/>
          <w:rFonts w:ascii="Courier New" w:hAnsi="Courier New" w:cs="Courier New"/>
          <w:bCs/>
          <w:sz w:val="20"/>
          <w:szCs w:val="20"/>
        </w:rPr>
      </w:pPr>
      <w:ins w:id="442" w:author="asus" w:date="2018-11-26T22:07:00Z">
        <w:r w:rsidRPr="008D4728">
          <w:rPr>
            <w:rFonts w:ascii="Courier New" w:hAnsi="Courier New" w:cs="Courier New"/>
            <w:bCs/>
            <w:sz w:val="20"/>
            <w:szCs w:val="20"/>
          </w:rPr>
          <w:t xml:space="preserve">            return false;</w:t>
        </w:r>
      </w:ins>
    </w:p>
    <w:p w14:paraId="15BB946D" w14:textId="77777777" w:rsidR="008D4728" w:rsidRPr="008D4728" w:rsidRDefault="008D4728" w:rsidP="008D4728">
      <w:pPr>
        <w:pBdr>
          <w:top w:val="single" w:sz="4" w:space="0" w:color="auto"/>
          <w:left w:val="single" w:sz="4" w:space="4" w:color="auto"/>
          <w:bottom w:val="single" w:sz="4" w:space="1" w:color="auto"/>
          <w:right w:val="single" w:sz="4" w:space="4" w:color="auto"/>
        </w:pBdr>
        <w:spacing w:after="0" w:line="240" w:lineRule="auto"/>
        <w:ind w:left="1146"/>
        <w:rPr>
          <w:ins w:id="443" w:author="asus" w:date="2018-11-26T22:07:00Z"/>
          <w:rFonts w:ascii="Courier New" w:hAnsi="Courier New" w:cs="Courier New"/>
          <w:bCs/>
          <w:sz w:val="20"/>
          <w:szCs w:val="20"/>
        </w:rPr>
      </w:pPr>
      <w:ins w:id="444" w:author="asus" w:date="2018-11-26T22:07:00Z">
        <w:r w:rsidRPr="008D4728">
          <w:rPr>
            <w:rFonts w:ascii="Courier New" w:hAnsi="Courier New" w:cs="Courier New"/>
            <w:bCs/>
            <w:sz w:val="20"/>
            <w:szCs w:val="20"/>
          </w:rPr>
          <w:t xml:space="preserve">        }</w:t>
        </w:r>
      </w:ins>
    </w:p>
    <w:p w14:paraId="5839CB93" w14:textId="77777777" w:rsidR="008D4728" w:rsidRPr="008D4728" w:rsidRDefault="008D4728" w:rsidP="008D4728">
      <w:pPr>
        <w:pBdr>
          <w:top w:val="single" w:sz="4" w:space="0" w:color="auto"/>
          <w:left w:val="single" w:sz="4" w:space="4" w:color="auto"/>
          <w:bottom w:val="single" w:sz="4" w:space="1" w:color="auto"/>
          <w:right w:val="single" w:sz="4" w:space="4" w:color="auto"/>
        </w:pBdr>
        <w:spacing w:after="0" w:line="240" w:lineRule="auto"/>
        <w:ind w:left="1146"/>
        <w:rPr>
          <w:ins w:id="445" w:author="asus" w:date="2018-11-26T22:07:00Z"/>
          <w:rFonts w:ascii="Courier New" w:hAnsi="Courier New" w:cs="Courier New"/>
          <w:bCs/>
          <w:sz w:val="20"/>
          <w:szCs w:val="20"/>
        </w:rPr>
      </w:pPr>
      <w:ins w:id="446" w:author="asus" w:date="2018-11-26T22:07:00Z">
        <w:r w:rsidRPr="008D4728">
          <w:rPr>
            <w:rFonts w:ascii="Courier New" w:hAnsi="Courier New" w:cs="Courier New"/>
            <w:bCs/>
            <w:sz w:val="20"/>
            <w:szCs w:val="20"/>
          </w:rPr>
          <w:t xml:space="preserve">        long m = (long) Math.sqrt(n);</w:t>
        </w:r>
      </w:ins>
    </w:p>
    <w:p w14:paraId="3C43A629" w14:textId="77777777" w:rsidR="008D4728" w:rsidRPr="008D4728" w:rsidRDefault="008D4728" w:rsidP="008D4728">
      <w:pPr>
        <w:pBdr>
          <w:top w:val="single" w:sz="4" w:space="0" w:color="auto"/>
          <w:left w:val="single" w:sz="4" w:space="4" w:color="auto"/>
          <w:bottom w:val="single" w:sz="4" w:space="1" w:color="auto"/>
          <w:right w:val="single" w:sz="4" w:space="4" w:color="auto"/>
        </w:pBdr>
        <w:spacing w:after="0" w:line="240" w:lineRule="auto"/>
        <w:ind w:left="1146"/>
        <w:rPr>
          <w:ins w:id="447" w:author="asus" w:date="2018-11-26T22:07:00Z"/>
          <w:rFonts w:ascii="Courier New" w:hAnsi="Courier New" w:cs="Courier New"/>
          <w:bCs/>
          <w:sz w:val="20"/>
          <w:szCs w:val="20"/>
        </w:rPr>
      </w:pPr>
    </w:p>
    <w:p w14:paraId="0A4A51FB" w14:textId="77777777" w:rsidR="008D4728" w:rsidRPr="008D4728" w:rsidRDefault="008D4728" w:rsidP="008D4728">
      <w:pPr>
        <w:pBdr>
          <w:top w:val="single" w:sz="4" w:space="0" w:color="auto"/>
          <w:left w:val="single" w:sz="4" w:space="4" w:color="auto"/>
          <w:bottom w:val="single" w:sz="4" w:space="1" w:color="auto"/>
          <w:right w:val="single" w:sz="4" w:space="4" w:color="auto"/>
        </w:pBdr>
        <w:spacing w:after="0" w:line="240" w:lineRule="auto"/>
        <w:ind w:left="1146"/>
        <w:rPr>
          <w:ins w:id="448" w:author="asus" w:date="2018-11-26T22:07:00Z"/>
          <w:rFonts w:ascii="Courier New" w:hAnsi="Courier New" w:cs="Courier New"/>
          <w:bCs/>
          <w:sz w:val="20"/>
          <w:szCs w:val="20"/>
        </w:rPr>
      </w:pPr>
      <w:ins w:id="449" w:author="asus" w:date="2018-11-26T22:07:00Z">
        <w:r w:rsidRPr="008D4728">
          <w:rPr>
            <w:rFonts w:ascii="Courier New" w:hAnsi="Courier New" w:cs="Courier New"/>
            <w:bCs/>
            <w:sz w:val="20"/>
            <w:szCs w:val="20"/>
          </w:rPr>
          <w:t xml:space="preserve">        for (long i = 3; i &lt;= m; i += 2) {</w:t>
        </w:r>
      </w:ins>
    </w:p>
    <w:p w14:paraId="6037D0EA" w14:textId="77777777" w:rsidR="008D4728" w:rsidRPr="008D4728" w:rsidRDefault="008D4728" w:rsidP="008D4728">
      <w:pPr>
        <w:pBdr>
          <w:top w:val="single" w:sz="4" w:space="0" w:color="auto"/>
          <w:left w:val="single" w:sz="4" w:space="4" w:color="auto"/>
          <w:bottom w:val="single" w:sz="4" w:space="1" w:color="auto"/>
          <w:right w:val="single" w:sz="4" w:space="4" w:color="auto"/>
        </w:pBdr>
        <w:spacing w:after="0" w:line="240" w:lineRule="auto"/>
        <w:ind w:left="1146"/>
        <w:rPr>
          <w:ins w:id="450" w:author="asus" w:date="2018-11-26T22:07:00Z"/>
          <w:rFonts w:ascii="Courier New" w:hAnsi="Courier New" w:cs="Courier New"/>
          <w:bCs/>
          <w:sz w:val="20"/>
          <w:szCs w:val="20"/>
        </w:rPr>
      </w:pPr>
      <w:ins w:id="451" w:author="asus" w:date="2018-11-26T22:07:00Z">
        <w:r w:rsidRPr="008D4728">
          <w:rPr>
            <w:rFonts w:ascii="Courier New" w:hAnsi="Courier New" w:cs="Courier New"/>
            <w:bCs/>
            <w:sz w:val="20"/>
            <w:szCs w:val="20"/>
          </w:rPr>
          <w:t xml:space="preserve">            if (n % i == 0) {</w:t>
        </w:r>
      </w:ins>
    </w:p>
    <w:p w14:paraId="58568CD4" w14:textId="77777777" w:rsidR="008D4728" w:rsidRPr="008D4728" w:rsidRDefault="008D4728" w:rsidP="008D4728">
      <w:pPr>
        <w:pBdr>
          <w:top w:val="single" w:sz="4" w:space="0" w:color="auto"/>
          <w:left w:val="single" w:sz="4" w:space="4" w:color="auto"/>
          <w:bottom w:val="single" w:sz="4" w:space="1" w:color="auto"/>
          <w:right w:val="single" w:sz="4" w:space="4" w:color="auto"/>
        </w:pBdr>
        <w:spacing w:after="0" w:line="240" w:lineRule="auto"/>
        <w:ind w:left="1146"/>
        <w:rPr>
          <w:ins w:id="452" w:author="asus" w:date="2018-11-26T22:07:00Z"/>
          <w:rFonts w:ascii="Courier New" w:hAnsi="Courier New" w:cs="Courier New"/>
          <w:bCs/>
          <w:sz w:val="20"/>
          <w:szCs w:val="20"/>
        </w:rPr>
      </w:pPr>
      <w:ins w:id="453" w:author="asus" w:date="2018-11-26T22:07:00Z">
        <w:r w:rsidRPr="008D4728">
          <w:rPr>
            <w:rFonts w:ascii="Courier New" w:hAnsi="Courier New" w:cs="Courier New"/>
            <w:bCs/>
            <w:sz w:val="20"/>
            <w:szCs w:val="20"/>
          </w:rPr>
          <w:t xml:space="preserve">                return false;</w:t>
        </w:r>
      </w:ins>
    </w:p>
    <w:p w14:paraId="0B658978" w14:textId="77777777" w:rsidR="008D4728" w:rsidRPr="008D4728" w:rsidRDefault="008D4728" w:rsidP="008D4728">
      <w:pPr>
        <w:pBdr>
          <w:top w:val="single" w:sz="4" w:space="0" w:color="auto"/>
          <w:left w:val="single" w:sz="4" w:space="4" w:color="auto"/>
          <w:bottom w:val="single" w:sz="4" w:space="1" w:color="auto"/>
          <w:right w:val="single" w:sz="4" w:space="4" w:color="auto"/>
        </w:pBdr>
        <w:spacing w:after="0" w:line="240" w:lineRule="auto"/>
        <w:ind w:left="1146"/>
        <w:rPr>
          <w:ins w:id="454" w:author="asus" w:date="2018-11-26T22:07:00Z"/>
          <w:rFonts w:ascii="Courier New" w:hAnsi="Courier New" w:cs="Courier New"/>
          <w:bCs/>
          <w:sz w:val="20"/>
          <w:szCs w:val="20"/>
        </w:rPr>
      </w:pPr>
      <w:ins w:id="455" w:author="asus" w:date="2018-11-26T22:07:00Z">
        <w:r w:rsidRPr="008D4728">
          <w:rPr>
            <w:rFonts w:ascii="Courier New" w:hAnsi="Courier New" w:cs="Courier New"/>
            <w:bCs/>
            <w:sz w:val="20"/>
            <w:szCs w:val="20"/>
          </w:rPr>
          <w:t xml:space="preserve">            }</w:t>
        </w:r>
      </w:ins>
    </w:p>
    <w:p w14:paraId="51577C03" w14:textId="77777777" w:rsidR="008D4728" w:rsidRPr="008D4728" w:rsidRDefault="008D4728" w:rsidP="008D4728">
      <w:pPr>
        <w:pBdr>
          <w:top w:val="single" w:sz="4" w:space="0" w:color="auto"/>
          <w:left w:val="single" w:sz="4" w:space="4" w:color="auto"/>
          <w:bottom w:val="single" w:sz="4" w:space="1" w:color="auto"/>
          <w:right w:val="single" w:sz="4" w:space="4" w:color="auto"/>
        </w:pBdr>
        <w:spacing w:after="0" w:line="240" w:lineRule="auto"/>
        <w:ind w:left="1146"/>
        <w:rPr>
          <w:ins w:id="456" w:author="asus" w:date="2018-11-26T22:07:00Z"/>
          <w:rFonts w:ascii="Courier New" w:hAnsi="Courier New" w:cs="Courier New"/>
          <w:bCs/>
          <w:sz w:val="20"/>
          <w:szCs w:val="20"/>
        </w:rPr>
      </w:pPr>
      <w:ins w:id="457" w:author="asus" w:date="2018-11-26T22:07:00Z">
        <w:r w:rsidRPr="008D4728">
          <w:rPr>
            <w:rFonts w:ascii="Courier New" w:hAnsi="Courier New" w:cs="Courier New"/>
            <w:bCs/>
            <w:sz w:val="20"/>
            <w:szCs w:val="20"/>
          </w:rPr>
          <w:t xml:space="preserve">        }</w:t>
        </w:r>
      </w:ins>
    </w:p>
    <w:p w14:paraId="243D5A81" w14:textId="77777777" w:rsidR="008D4728" w:rsidRPr="008D4728" w:rsidRDefault="008D4728" w:rsidP="008D4728">
      <w:pPr>
        <w:pBdr>
          <w:top w:val="single" w:sz="4" w:space="0" w:color="auto"/>
          <w:left w:val="single" w:sz="4" w:space="4" w:color="auto"/>
          <w:bottom w:val="single" w:sz="4" w:space="1" w:color="auto"/>
          <w:right w:val="single" w:sz="4" w:space="4" w:color="auto"/>
        </w:pBdr>
        <w:spacing w:after="0" w:line="240" w:lineRule="auto"/>
        <w:ind w:left="1146"/>
        <w:rPr>
          <w:ins w:id="458" w:author="asus" w:date="2018-11-26T22:07:00Z"/>
          <w:rFonts w:ascii="Courier New" w:hAnsi="Courier New" w:cs="Courier New"/>
          <w:bCs/>
          <w:sz w:val="20"/>
          <w:szCs w:val="20"/>
        </w:rPr>
      </w:pPr>
      <w:ins w:id="459" w:author="asus" w:date="2018-11-26T22:07:00Z">
        <w:r w:rsidRPr="008D4728">
          <w:rPr>
            <w:rFonts w:ascii="Courier New" w:hAnsi="Courier New" w:cs="Courier New"/>
            <w:bCs/>
            <w:sz w:val="20"/>
            <w:szCs w:val="20"/>
          </w:rPr>
          <w:t xml:space="preserve">        return true;</w:t>
        </w:r>
      </w:ins>
    </w:p>
    <w:p w14:paraId="6693EEAD" w14:textId="77777777" w:rsidR="00021B7F" w:rsidRPr="007C4915" w:rsidRDefault="00021B7F" w:rsidP="00021B7F">
      <w:pPr>
        <w:pBdr>
          <w:top w:val="single" w:sz="4" w:space="0"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rPr>
      </w:pPr>
      <w:r w:rsidRPr="007C4915">
        <w:rPr>
          <w:rFonts w:ascii="Courier New" w:hAnsi="Courier New" w:cs="Courier New"/>
          <w:bCs/>
          <w:sz w:val="20"/>
          <w:szCs w:val="20"/>
        </w:rPr>
        <w:t xml:space="preserve">    }</w:t>
      </w:r>
    </w:p>
    <w:p w14:paraId="543850D8" w14:textId="77777777" w:rsidR="00021B7F" w:rsidRPr="005A75D4" w:rsidRDefault="00021B7F" w:rsidP="00021B7F">
      <w:pPr>
        <w:pBdr>
          <w:top w:val="single" w:sz="4" w:space="0" w:color="auto"/>
          <w:left w:val="single" w:sz="4" w:space="4" w:color="auto"/>
          <w:bottom w:val="single" w:sz="4" w:space="1" w:color="auto"/>
          <w:right w:val="single" w:sz="4" w:space="4" w:color="auto"/>
        </w:pBdr>
        <w:spacing w:after="0" w:line="240" w:lineRule="auto"/>
        <w:ind w:left="1146"/>
        <w:rPr>
          <w:rFonts w:ascii="Courier New" w:hAnsi="Courier New" w:cs="Courier New"/>
          <w:bCs/>
          <w:sz w:val="20"/>
          <w:szCs w:val="20"/>
          <w:lang w:val="en-ID"/>
        </w:rPr>
      </w:pPr>
      <w:r w:rsidRPr="007C4915">
        <w:rPr>
          <w:rFonts w:ascii="Courier New" w:hAnsi="Courier New" w:cs="Courier New"/>
          <w:bCs/>
          <w:sz w:val="20"/>
          <w:szCs w:val="20"/>
        </w:rPr>
        <w:t>}</w:t>
      </w:r>
    </w:p>
    <w:p w14:paraId="0F8251D4" w14:textId="77777777" w:rsidR="00021B7F" w:rsidRPr="00021B7F" w:rsidRDefault="00021B7F" w:rsidP="00021B7F">
      <w:pPr>
        <w:pStyle w:val="ListParagraph"/>
        <w:numPr>
          <w:ilvl w:val="0"/>
          <w:numId w:val="35"/>
        </w:numPr>
        <w:rPr>
          <w:rFonts w:ascii="Times New Roman" w:hAnsi="Times New Roman" w:cs="Times New Roman"/>
          <w:noProof/>
          <w:sz w:val="24"/>
          <w:szCs w:val="24"/>
        </w:rPr>
      </w:pPr>
      <w:r w:rsidRPr="00021B7F">
        <w:rPr>
          <w:rFonts w:ascii="Times New Roman" w:hAnsi="Times New Roman" w:cs="Times New Roman"/>
          <w:noProof/>
          <w:sz w:val="24"/>
          <w:szCs w:val="24"/>
        </w:rPr>
        <w:t>Output program</w:t>
      </w:r>
    </w:p>
    <w:p w14:paraId="1589DFF3" w14:textId="60C5D16A" w:rsidR="00021B7F" w:rsidRPr="000C2707" w:rsidRDefault="001E50BD" w:rsidP="001E50BD">
      <w:pPr>
        <w:pStyle w:val="ListParagraph"/>
        <w:ind w:left="1146" w:hanging="12"/>
        <w:rPr>
          <w:rFonts w:ascii="Times New Roman" w:hAnsi="Times New Roman" w:cs="Times New Roman"/>
          <w:noProof/>
          <w:sz w:val="24"/>
          <w:szCs w:val="24"/>
          <w:lang w:val="en-ID"/>
        </w:rPr>
        <w:pPrChange w:id="460" w:author="asus" w:date="2018-11-26T22:07:00Z">
          <w:pPr>
            <w:pStyle w:val="ListParagraph"/>
            <w:ind w:left="1146" w:firstLine="720"/>
          </w:pPr>
        </w:pPrChange>
      </w:pPr>
      <w:ins w:id="461" w:author="asus" w:date="2018-11-26T22:07:00Z">
        <w:r>
          <w:rPr>
            <w:noProof/>
            <w:lang w:val="en-US"/>
          </w:rPr>
          <w:drawing>
            <wp:inline distT="0" distB="0" distL="0" distR="0" wp14:anchorId="1FFFC572" wp14:editId="32467C82">
              <wp:extent cx="5343525" cy="8001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343525" cy="800100"/>
                      </a:xfrm>
                      <a:prstGeom prst="rect">
                        <a:avLst/>
                      </a:prstGeom>
                    </pic:spPr>
                  </pic:pic>
                </a:graphicData>
              </a:graphic>
            </wp:inline>
          </w:drawing>
        </w:r>
      </w:ins>
    </w:p>
    <w:p w14:paraId="65612E03" w14:textId="77777777" w:rsidR="00021B7F" w:rsidRDefault="00021B7F" w:rsidP="00021B7F">
      <w:pPr>
        <w:pStyle w:val="ListParagraph"/>
        <w:numPr>
          <w:ilvl w:val="0"/>
          <w:numId w:val="35"/>
        </w:numPr>
        <w:rPr>
          <w:rFonts w:ascii="Times New Roman" w:hAnsi="Times New Roman" w:cs="Times New Roman"/>
          <w:noProof/>
          <w:sz w:val="24"/>
          <w:szCs w:val="24"/>
          <w:lang w:val="en-ID"/>
        </w:rPr>
      </w:pPr>
      <w:r w:rsidRPr="00615F35">
        <w:rPr>
          <w:rFonts w:ascii="Times New Roman" w:hAnsi="Times New Roman" w:cs="Times New Roman"/>
          <w:noProof/>
          <w:sz w:val="24"/>
          <w:szCs w:val="24"/>
        </w:rPr>
        <w:t>Analisa</w:t>
      </w:r>
    </w:p>
    <w:p w14:paraId="5C2F26E5" w14:textId="77777777" w:rsidR="00021B7F" w:rsidRPr="00021B7F" w:rsidRDefault="00021B7F" w:rsidP="00021B7F">
      <w:pPr>
        <w:pStyle w:val="ListParagraph"/>
        <w:ind w:left="1080"/>
        <w:rPr>
          <w:rFonts w:ascii="Times New Roman" w:hAnsi="Times New Roman" w:cs="Times New Roman"/>
          <w:noProof/>
          <w:sz w:val="24"/>
          <w:szCs w:val="24"/>
          <w:lang w:val="en-ID"/>
        </w:rPr>
      </w:pPr>
    </w:p>
    <w:p w14:paraId="17F3F80F" w14:textId="77777777" w:rsidR="00021B7F" w:rsidRPr="00021B7F" w:rsidRDefault="00021B7F" w:rsidP="00021B7F">
      <w:pPr>
        <w:pStyle w:val="ListParagraph"/>
        <w:ind w:left="1080"/>
        <w:rPr>
          <w:rFonts w:ascii="Times New Roman" w:hAnsi="Times New Roman" w:cs="Times New Roman"/>
          <w:noProof/>
          <w:sz w:val="24"/>
          <w:szCs w:val="24"/>
          <w:lang w:val="en-ID"/>
        </w:rPr>
      </w:pPr>
    </w:p>
    <w:p w14:paraId="05801B43" w14:textId="77777777" w:rsidR="00021B7F" w:rsidRPr="00021B7F" w:rsidRDefault="00021B7F" w:rsidP="00021B7F">
      <w:pPr>
        <w:pStyle w:val="ListParagraph"/>
        <w:ind w:left="1080"/>
        <w:rPr>
          <w:rFonts w:ascii="Times New Roman" w:hAnsi="Times New Roman" w:cs="Times New Roman"/>
          <w:noProof/>
          <w:sz w:val="24"/>
          <w:szCs w:val="24"/>
          <w:lang w:val="en-ID"/>
        </w:rPr>
      </w:pPr>
    </w:p>
    <w:p w14:paraId="1EA29B94" w14:textId="77777777" w:rsidR="007C4915" w:rsidRPr="007C4915" w:rsidRDefault="007C4915" w:rsidP="007C4915">
      <w:pPr>
        <w:pStyle w:val="ListParagraph"/>
        <w:ind w:left="1080"/>
        <w:rPr>
          <w:rFonts w:ascii="Times New Roman" w:hAnsi="Times New Roman" w:cs="Times New Roman"/>
          <w:noProof/>
          <w:sz w:val="24"/>
          <w:szCs w:val="24"/>
          <w:lang w:val="en-ID"/>
        </w:rPr>
      </w:pPr>
    </w:p>
    <w:p w14:paraId="5F37461E" w14:textId="77777777" w:rsidR="003F1B63" w:rsidRPr="00615F35" w:rsidRDefault="00FC19C7" w:rsidP="00FC19C7">
      <w:pPr>
        <w:pStyle w:val="ListParagraph"/>
        <w:numPr>
          <w:ilvl w:val="0"/>
          <w:numId w:val="1"/>
        </w:numPr>
        <w:ind w:left="426"/>
        <w:rPr>
          <w:rFonts w:ascii="Times New Roman" w:hAnsi="Times New Roman" w:cs="Times New Roman"/>
          <w:noProof/>
          <w:sz w:val="24"/>
          <w:szCs w:val="24"/>
        </w:rPr>
      </w:pPr>
      <w:r w:rsidRPr="00496C94">
        <w:rPr>
          <w:rFonts w:ascii="Times New Roman" w:hAnsi="Times New Roman" w:cs="Times New Roman"/>
          <w:b/>
          <w:noProof/>
          <w:sz w:val="28"/>
          <w:szCs w:val="28"/>
        </w:rPr>
        <w:t>LATIHAN</w:t>
      </w:r>
    </w:p>
    <w:p w14:paraId="552355C0" w14:textId="77777777" w:rsidR="0056129E" w:rsidRPr="0056129E" w:rsidRDefault="0056129E" w:rsidP="0056129E">
      <w:pPr>
        <w:pStyle w:val="ListParagraph"/>
        <w:numPr>
          <w:ilvl w:val="0"/>
          <w:numId w:val="8"/>
        </w:numPr>
        <w:autoSpaceDE w:val="0"/>
        <w:autoSpaceDN w:val="0"/>
        <w:adjustRightInd w:val="0"/>
        <w:spacing w:after="0"/>
        <w:jc w:val="both"/>
        <w:rPr>
          <w:ins w:id="462" w:author="asus" w:date="2018-11-26T22:07:00Z"/>
          <w:rFonts w:ascii="Times New Roman" w:hAnsi="Times New Roman" w:cs="Times New Roman"/>
          <w:bCs/>
          <w:color w:val="000000"/>
          <w:sz w:val="24"/>
          <w:szCs w:val="24"/>
          <w:lang w:val="en-US"/>
        </w:rPr>
      </w:pPr>
      <w:ins w:id="463" w:author="asus" w:date="2018-11-26T22:07:00Z">
        <w:r w:rsidRPr="0056129E">
          <w:rPr>
            <w:rFonts w:ascii="Times New Roman" w:hAnsi="Times New Roman" w:cs="Times New Roman"/>
            <w:bCs/>
            <w:color w:val="000000"/>
            <w:sz w:val="24"/>
            <w:szCs w:val="24"/>
            <w:lang w:val="en-US"/>
          </w:rPr>
          <w:t>Penerapan konsep himpunan pada interface Set</w:t>
        </w:r>
      </w:ins>
    </w:p>
    <w:p w14:paraId="479D8E60" w14:textId="77777777" w:rsidR="0056129E" w:rsidRPr="0056129E" w:rsidRDefault="0056129E" w:rsidP="0056129E">
      <w:pPr>
        <w:autoSpaceDE w:val="0"/>
        <w:autoSpaceDN w:val="0"/>
        <w:adjustRightInd w:val="0"/>
        <w:spacing w:after="0"/>
        <w:ind w:left="720"/>
        <w:jc w:val="both"/>
        <w:rPr>
          <w:ins w:id="464" w:author="asus" w:date="2018-11-26T22:07:00Z"/>
          <w:rFonts w:ascii="Times New Roman" w:hAnsi="Times New Roman" w:cs="Times New Roman"/>
          <w:bCs/>
          <w:color w:val="000000"/>
          <w:sz w:val="24"/>
          <w:szCs w:val="24"/>
          <w:lang w:val="en-US"/>
        </w:rPr>
      </w:pPr>
      <w:ins w:id="465" w:author="asus" w:date="2018-11-26T22:07:00Z">
        <w:r w:rsidRPr="0056129E">
          <w:rPr>
            <w:rFonts w:ascii="Times New Roman" w:hAnsi="Times New Roman" w:cs="Times New Roman"/>
            <w:bCs/>
            <w:color w:val="000000"/>
            <w:sz w:val="24"/>
            <w:szCs w:val="24"/>
            <w:lang w:val="en-US"/>
          </w:rPr>
          <w:t>Terdapat sebuah himpunan</w:t>
        </w:r>
      </w:ins>
    </w:p>
    <w:p w14:paraId="026BDABC" w14:textId="77777777" w:rsidR="0056129E" w:rsidRPr="0056129E" w:rsidRDefault="0056129E" w:rsidP="0056129E">
      <w:pPr>
        <w:autoSpaceDE w:val="0"/>
        <w:autoSpaceDN w:val="0"/>
        <w:adjustRightInd w:val="0"/>
        <w:spacing w:after="0"/>
        <w:ind w:left="720"/>
        <w:jc w:val="both"/>
        <w:rPr>
          <w:ins w:id="466" w:author="asus" w:date="2018-11-26T22:07:00Z"/>
          <w:rFonts w:ascii="Times New Roman" w:hAnsi="Times New Roman" w:cs="Times New Roman"/>
          <w:bCs/>
          <w:color w:val="000000"/>
          <w:sz w:val="24"/>
          <w:szCs w:val="24"/>
          <w:lang w:val="en-US"/>
        </w:rPr>
      </w:pPr>
      <w:ins w:id="467" w:author="asus" w:date="2018-11-26T22:07:00Z">
        <w:r w:rsidRPr="0056129E">
          <w:rPr>
            <w:rFonts w:ascii="Times New Roman" w:hAnsi="Times New Roman" w:cs="Times New Roman"/>
            <w:bCs/>
            <w:color w:val="000000"/>
            <w:sz w:val="24"/>
            <w:szCs w:val="24"/>
            <w:lang w:val="en-US"/>
          </w:rPr>
          <w:tab/>
          <w:t>A = {1,2,3,4,5}</w:t>
        </w:r>
      </w:ins>
    </w:p>
    <w:p w14:paraId="7EB31A50" w14:textId="77777777" w:rsidR="0056129E" w:rsidRPr="0056129E" w:rsidRDefault="0056129E" w:rsidP="0056129E">
      <w:pPr>
        <w:autoSpaceDE w:val="0"/>
        <w:autoSpaceDN w:val="0"/>
        <w:adjustRightInd w:val="0"/>
        <w:spacing w:after="0"/>
        <w:ind w:left="720"/>
        <w:jc w:val="both"/>
        <w:rPr>
          <w:ins w:id="468" w:author="asus" w:date="2018-11-26T22:07:00Z"/>
          <w:rFonts w:ascii="Times New Roman" w:hAnsi="Times New Roman" w:cs="Times New Roman"/>
          <w:bCs/>
          <w:color w:val="000000"/>
          <w:sz w:val="24"/>
          <w:szCs w:val="24"/>
          <w:lang w:val="en-US"/>
        </w:rPr>
      </w:pPr>
      <w:ins w:id="469" w:author="asus" w:date="2018-11-26T22:07:00Z">
        <w:r w:rsidRPr="0056129E">
          <w:rPr>
            <w:rFonts w:ascii="Times New Roman" w:hAnsi="Times New Roman" w:cs="Times New Roman"/>
            <w:bCs/>
            <w:color w:val="000000"/>
            <w:sz w:val="24"/>
            <w:szCs w:val="24"/>
            <w:lang w:val="en-US"/>
          </w:rPr>
          <w:tab/>
          <w:t>B = {5,6,7,8,9,10}</w:t>
        </w:r>
      </w:ins>
    </w:p>
    <w:p w14:paraId="38055BDD" w14:textId="77777777" w:rsidR="0056129E" w:rsidRPr="0056129E" w:rsidRDefault="0056129E" w:rsidP="0056129E">
      <w:pPr>
        <w:autoSpaceDE w:val="0"/>
        <w:autoSpaceDN w:val="0"/>
        <w:adjustRightInd w:val="0"/>
        <w:spacing w:after="0"/>
        <w:ind w:left="720"/>
        <w:jc w:val="both"/>
        <w:rPr>
          <w:ins w:id="470" w:author="asus" w:date="2018-11-26T22:07:00Z"/>
          <w:rFonts w:ascii="Times New Roman" w:hAnsi="Times New Roman" w:cs="Times New Roman"/>
          <w:bCs/>
          <w:color w:val="000000"/>
          <w:sz w:val="24"/>
          <w:szCs w:val="24"/>
          <w:lang w:val="en-US"/>
        </w:rPr>
      </w:pPr>
      <w:ins w:id="471" w:author="asus" w:date="2018-11-26T22:07:00Z">
        <w:r w:rsidRPr="0056129E">
          <w:rPr>
            <w:rFonts w:ascii="Times New Roman" w:hAnsi="Times New Roman" w:cs="Times New Roman"/>
            <w:bCs/>
            <w:color w:val="000000"/>
            <w:sz w:val="24"/>
            <w:szCs w:val="24"/>
            <w:lang w:val="en-US"/>
          </w:rPr>
          <w:t>Menggunakan class yang mengimplementasikan Interface Set, dapatkah output seperti :</w:t>
        </w:r>
      </w:ins>
    </w:p>
    <w:p w14:paraId="40A1EDCC" w14:textId="77777777" w:rsidR="0056129E" w:rsidRPr="0056129E" w:rsidRDefault="0056129E" w:rsidP="0056129E">
      <w:pPr>
        <w:pStyle w:val="ListParagraph"/>
        <w:numPr>
          <w:ilvl w:val="0"/>
          <w:numId w:val="36"/>
        </w:numPr>
        <w:autoSpaceDE w:val="0"/>
        <w:autoSpaceDN w:val="0"/>
        <w:adjustRightInd w:val="0"/>
        <w:spacing w:after="0"/>
        <w:jc w:val="both"/>
        <w:rPr>
          <w:ins w:id="472" w:author="asus" w:date="2018-11-26T22:07:00Z"/>
          <w:rFonts w:ascii="Times New Roman" w:hAnsi="Times New Roman" w:cs="Times New Roman"/>
          <w:bCs/>
          <w:color w:val="000000"/>
          <w:sz w:val="24"/>
          <w:szCs w:val="24"/>
          <w:lang w:val="en-US"/>
        </w:rPr>
      </w:pPr>
      <w:ins w:id="473" w:author="asus" w:date="2018-11-26T22:07:00Z">
        <w:r w:rsidRPr="0056129E">
          <w:rPr>
            <w:rFonts w:ascii="Times New Roman" w:hAnsi="Times New Roman" w:cs="Times New Roman"/>
            <w:bCs/>
            <w:color w:val="000000"/>
            <w:sz w:val="24"/>
            <w:szCs w:val="24"/>
            <w:lang w:val="en-US"/>
          </w:rPr>
          <w:t>A – B</w:t>
        </w:r>
      </w:ins>
    </w:p>
    <w:p w14:paraId="1F2C9403" w14:textId="77777777" w:rsidR="0056129E" w:rsidRPr="0056129E" w:rsidRDefault="0056129E" w:rsidP="0056129E">
      <w:pPr>
        <w:pStyle w:val="ListParagraph"/>
        <w:numPr>
          <w:ilvl w:val="0"/>
          <w:numId w:val="36"/>
        </w:numPr>
        <w:autoSpaceDE w:val="0"/>
        <w:autoSpaceDN w:val="0"/>
        <w:adjustRightInd w:val="0"/>
        <w:spacing w:after="0"/>
        <w:jc w:val="both"/>
        <w:rPr>
          <w:ins w:id="474" w:author="asus" w:date="2018-11-26T22:07:00Z"/>
          <w:rFonts w:ascii="Times New Roman" w:hAnsi="Times New Roman" w:cs="Times New Roman"/>
          <w:bCs/>
          <w:color w:val="000000"/>
          <w:sz w:val="24"/>
          <w:szCs w:val="24"/>
          <w:lang w:val="en-US"/>
        </w:rPr>
      </w:pPr>
      <w:ins w:id="475" w:author="asus" w:date="2018-11-26T22:07:00Z">
        <w:r w:rsidRPr="0056129E">
          <w:rPr>
            <w:rFonts w:ascii="Times New Roman" w:hAnsi="Times New Roman" w:cs="Times New Roman"/>
            <w:bCs/>
            <w:color w:val="000000"/>
            <w:sz w:val="24"/>
            <w:szCs w:val="24"/>
            <w:lang w:val="en-US"/>
          </w:rPr>
          <w:t>A ∩ B</w:t>
        </w:r>
      </w:ins>
    </w:p>
    <w:p w14:paraId="0C36F5F5" w14:textId="77777777" w:rsidR="0056129E" w:rsidRPr="0056129E" w:rsidRDefault="0056129E" w:rsidP="0056129E">
      <w:pPr>
        <w:pStyle w:val="ListParagraph"/>
        <w:numPr>
          <w:ilvl w:val="0"/>
          <w:numId w:val="36"/>
        </w:numPr>
        <w:autoSpaceDE w:val="0"/>
        <w:autoSpaceDN w:val="0"/>
        <w:adjustRightInd w:val="0"/>
        <w:spacing w:after="0"/>
        <w:jc w:val="both"/>
        <w:rPr>
          <w:ins w:id="476" w:author="asus" w:date="2018-11-26T22:07:00Z"/>
          <w:rFonts w:ascii="Times New Roman" w:hAnsi="Times New Roman" w:cs="Times New Roman"/>
          <w:bCs/>
          <w:color w:val="000000"/>
          <w:sz w:val="24"/>
          <w:szCs w:val="24"/>
          <w:lang w:val="en-US"/>
        </w:rPr>
      </w:pPr>
      <w:ins w:id="477" w:author="asus" w:date="2018-11-26T22:07:00Z">
        <w:r w:rsidRPr="0056129E">
          <w:rPr>
            <w:rFonts w:ascii="Times New Roman" w:hAnsi="Times New Roman" w:cs="Times New Roman"/>
            <w:bCs/>
            <w:color w:val="000000"/>
            <w:sz w:val="24"/>
            <w:szCs w:val="24"/>
            <w:lang w:val="en-US"/>
          </w:rPr>
          <w:t>A U B</w:t>
        </w:r>
      </w:ins>
    </w:p>
    <w:p w14:paraId="33867AB1" w14:textId="77777777" w:rsidR="005A75D4" w:rsidRPr="0056129E" w:rsidRDefault="0056129E" w:rsidP="0056129E">
      <w:pPr>
        <w:pStyle w:val="ListParagraph"/>
        <w:numPr>
          <w:ilvl w:val="0"/>
          <w:numId w:val="36"/>
        </w:numPr>
        <w:autoSpaceDE w:val="0"/>
        <w:autoSpaceDN w:val="0"/>
        <w:adjustRightInd w:val="0"/>
        <w:spacing w:after="0"/>
        <w:jc w:val="both"/>
        <w:rPr>
          <w:ins w:id="478" w:author="asus" w:date="2018-11-26T22:07:00Z"/>
          <w:rFonts w:ascii="Times New Roman" w:hAnsi="Times New Roman" w:cs="Times New Roman"/>
          <w:bCs/>
          <w:color w:val="000000"/>
          <w:sz w:val="24"/>
          <w:szCs w:val="24"/>
          <w:lang w:val="en-US"/>
        </w:rPr>
      </w:pPr>
      <w:ins w:id="479" w:author="asus" w:date="2018-11-26T22:07:00Z">
        <w:r w:rsidRPr="0056129E">
          <w:rPr>
            <w:rFonts w:ascii="Times New Roman" w:hAnsi="Times New Roman" w:cs="Times New Roman"/>
            <w:bCs/>
            <w:color w:val="000000"/>
            <w:sz w:val="24"/>
            <w:szCs w:val="24"/>
            <w:lang w:val="en-US"/>
          </w:rPr>
          <w:t>A C B</w:t>
        </w:r>
      </w:ins>
    </w:p>
    <w:p w14:paraId="6689E66E" w14:textId="77777777" w:rsidR="005A75D4" w:rsidRDefault="005A75D4" w:rsidP="005A75D4">
      <w:pPr>
        <w:pStyle w:val="ListParagraph"/>
        <w:numPr>
          <w:ilvl w:val="0"/>
          <w:numId w:val="8"/>
        </w:numPr>
        <w:autoSpaceDE w:val="0"/>
        <w:autoSpaceDN w:val="0"/>
        <w:adjustRightInd w:val="0"/>
        <w:spacing w:after="0"/>
        <w:jc w:val="both"/>
        <w:rPr>
          <w:del w:id="480" w:author="asus" w:date="2018-11-26T22:07:00Z"/>
          <w:rFonts w:ascii="Times New Roman" w:hAnsi="Times New Roman" w:cs="Times New Roman"/>
          <w:bCs/>
          <w:color w:val="000000"/>
          <w:sz w:val="24"/>
          <w:szCs w:val="24"/>
          <w:lang w:val="en-US"/>
        </w:rPr>
      </w:pPr>
      <w:del w:id="481" w:author="asus" w:date="2018-11-26T22:07:00Z">
        <w:r w:rsidRPr="005A75D4">
          <w:rPr>
            <w:rFonts w:ascii="Times New Roman" w:hAnsi="Times New Roman" w:cs="Times New Roman"/>
            <w:bCs/>
            <w:color w:val="000000"/>
            <w:sz w:val="24"/>
            <w:szCs w:val="24"/>
            <w:lang w:val="en-US"/>
          </w:rPr>
          <w:delText>Terdapat dua cara untuk menangani Exception yaitu dengan menangkap Exception dan melempar Exception. Lakukan penanganan exception dengan melempar Exception menggunakan throw. Berilah penjelasan (apakah program termasuk unchecked exceptions atau checked exceptions) !</w:delText>
        </w:r>
      </w:del>
    </w:p>
    <w:p w14:paraId="5359FBA0" w14:textId="77777777" w:rsidR="005A75D4" w:rsidRPr="005A75D4" w:rsidRDefault="005A75D4" w:rsidP="005A75D4">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rPr>
          <w:del w:id="482" w:author="asus" w:date="2018-11-26T22:07:00Z"/>
          <w:rFonts w:ascii="Consolas" w:hAnsi="Consolas" w:cs="Times New Roman"/>
          <w:bCs/>
          <w:color w:val="000000"/>
          <w:sz w:val="20"/>
          <w:szCs w:val="20"/>
          <w:lang w:val="en-US"/>
        </w:rPr>
      </w:pPr>
      <w:del w:id="483" w:author="asus" w:date="2018-11-26T22:07:00Z">
        <w:r w:rsidRPr="005A75D4">
          <w:rPr>
            <w:rFonts w:ascii="Consolas" w:hAnsi="Consolas" w:cs="Times New Roman"/>
            <w:bCs/>
            <w:color w:val="000000"/>
            <w:sz w:val="20"/>
            <w:szCs w:val="20"/>
            <w:lang w:val="en-US"/>
          </w:rPr>
          <w:delText>public class ReadFile {</w:delText>
        </w:r>
      </w:del>
    </w:p>
    <w:p w14:paraId="3E171805" w14:textId="77777777" w:rsidR="005A75D4" w:rsidRPr="005A75D4" w:rsidRDefault="005A75D4" w:rsidP="005A75D4">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rPr>
          <w:del w:id="484" w:author="asus" w:date="2018-11-26T22:07:00Z"/>
          <w:rFonts w:ascii="Consolas" w:hAnsi="Consolas" w:cs="Times New Roman"/>
          <w:bCs/>
          <w:color w:val="000000"/>
          <w:sz w:val="20"/>
          <w:szCs w:val="20"/>
          <w:lang w:val="en-US"/>
        </w:rPr>
      </w:pPr>
      <w:del w:id="485" w:author="asus" w:date="2018-11-26T22:07:00Z">
        <w:r w:rsidRPr="005A75D4">
          <w:rPr>
            <w:rFonts w:ascii="Consolas" w:hAnsi="Consolas" w:cs="Times New Roman"/>
            <w:bCs/>
            <w:color w:val="000000"/>
            <w:sz w:val="20"/>
            <w:szCs w:val="20"/>
            <w:lang w:val="en-US"/>
          </w:rPr>
          <w:delText xml:space="preserve">     public static void main(String args[]){</w:delText>
        </w:r>
      </w:del>
    </w:p>
    <w:p w14:paraId="17014B11" w14:textId="77777777" w:rsidR="005A75D4" w:rsidRPr="005A75D4" w:rsidRDefault="005A75D4" w:rsidP="005A75D4">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rPr>
          <w:del w:id="486" w:author="asus" w:date="2018-11-26T22:07:00Z"/>
          <w:rFonts w:ascii="Consolas" w:hAnsi="Consolas" w:cs="Times New Roman"/>
          <w:bCs/>
          <w:color w:val="000000"/>
          <w:sz w:val="20"/>
          <w:szCs w:val="20"/>
          <w:lang w:val="en-US"/>
        </w:rPr>
      </w:pPr>
      <w:del w:id="487" w:author="asus" w:date="2018-11-26T22:07:00Z">
        <w:r w:rsidRPr="005A75D4">
          <w:rPr>
            <w:rFonts w:ascii="Consolas" w:hAnsi="Consolas" w:cs="Times New Roman"/>
            <w:bCs/>
            <w:color w:val="000000"/>
            <w:sz w:val="20"/>
            <w:szCs w:val="20"/>
            <w:lang w:val="en-US"/>
          </w:rPr>
          <w:delText xml:space="preserve">        File file = new File("Data.txt");</w:delText>
        </w:r>
      </w:del>
    </w:p>
    <w:p w14:paraId="27A97716" w14:textId="77777777" w:rsidR="005A75D4" w:rsidRPr="005A75D4" w:rsidRDefault="005A75D4" w:rsidP="005A75D4">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rPr>
          <w:del w:id="488" w:author="asus" w:date="2018-11-26T22:07:00Z"/>
          <w:rFonts w:ascii="Consolas" w:hAnsi="Consolas" w:cs="Times New Roman"/>
          <w:bCs/>
          <w:color w:val="000000"/>
          <w:sz w:val="20"/>
          <w:szCs w:val="20"/>
          <w:lang w:val="en-US"/>
        </w:rPr>
      </w:pPr>
      <w:del w:id="489" w:author="asus" w:date="2018-11-26T22:07:00Z">
        <w:r w:rsidRPr="005A75D4">
          <w:rPr>
            <w:rFonts w:ascii="Consolas" w:hAnsi="Consolas" w:cs="Times New Roman"/>
            <w:bCs/>
            <w:color w:val="000000"/>
            <w:sz w:val="20"/>
            <w:szCs w:val="20"/>
            <w:lang w:val="en-US"/>
          </w:rPr>
          <w:delText xml:space="preserve">        BufferedReader fileReader ;</w:delText>
        </w:r>
      </w:del>
    </w:p>
    <w:p w14:paraId="2B4A4B67" w14:textId="77777777" w:rsidR="005A75D4" w:rsidRPr="005A75D4" w:rsidRDefault="005A75D4" w:rsidP="005A75D4">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rPr>
          <w:del w:id="490" w:author="asus" w:date="2018-11-26T22:07:00Z"/>
          <w:rFonts w:ascii="Consolas" w:hAnsi="Consolas" w:cs="Times New Roman"/>
          <w:bCs/>
          <w:color w:val="000000"/>
          <w:sz w:val="20"/>
          <w:szCs w:val="20"/>
          <w:lang w:val="en-US"/>
        </w:rPr>
      </w:pPr>
      <w:del w:id="491" w:author="asus" w:date="2018-11-26T22:07:00Z">
        <w:r w:rsidRPr="005A75D4">
          <w:rPr>
            <w:rFonts w:ascii="Consolas" w:hAnsi="Consolas" w:cs="Times New Roman"/>
            <w:bCs/>
            <w:color w:val="000000"/>
            <w:sz w:val="20"/>
            <w:szCs w:val="20"/>
            <w:lang w:val="en-US"/>
          </w:rPr>
          <w:delText xml:space="preserve">        </w:delText>
        </w:r>
      </w:del>
    </w:p>
    <w:p w14:paraId="5C3B8209" w14:textId="77777777" w:rsidR="005A75D4" w:rsidRPr="005A75D4" w:rsidRDefault="005A75D4" w:rsidP="005A75D4">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rPr>
          <w:del w:id="492" w:author="asus" w:date="2018-11-26T22:07:00Z"/>
          <w:rFonts w:ascii="Consolas" w:hAnsi="Consolas" w:cs="Times New Roman"/>
          <w:bCs/>
          <w:color w:val="000000"/>
          <w:sz w:val="20"/>
          <w:szCs w:val="20"/>
          <w:lang w:val="en-US"/>
        </w:rPr>
      </w:pPr>
      <w:del w:id="493" w:author="asus" w:date="2018-11-26T22:07:00Z">
        <w:r>
          <w:rPr>
            <w:rFonts w:ascii="Consolas" w:hAnsi="Consolas" w:cs="Times New Roman"/>
            <w:bCs/>
            <w:color w:val="000000"/>
            <w:sz w:val="20"/>
            <w:szCs w:val="20"/>
            <w:lang w:val="en-US"/>
          </w:rPr>
          <w:delText xml:space="preserve"> </w:delText>
        </w:r>
        <w:r>
          <w:rPr>
            <w:rFonts w:ascii="Consolas" w:hAnsi="Consolas" w:cs="Times New Roman"/>
            <w:bCs/>
            <w:color w:val="000000"/>
            <w:sz w:val="20"/>
            <w:szCs w:val="20"/>
            <w:lang w:val="en-US"/>
          </w:rPr>
          <w:tab/>
          <w:delText xml:space="preserve">  </w:delText>
        </w:r>
        <w:r w:rsidRPr="005A75D4">
          <w:rPr>
            <w:rFonts w:ascii="Consolas" w:hAnsi="Consolas" w:cs="Times New Roman"/>
            <w:bCs/>
            <w:color w:val="000000"/>
            <w:sz w:val="20"/>
            <w:szCs w:val="20"/>
            <w:lang w:val="en-US"/>
          </w:rPr>
          <w:delText>fileReader = new BufferedReader(new FileReader(file));</w:delText>
        </w:r>
      </w:del>
    </w:p>
    <w:p w14:paraId="71F88861" w14:textId="77777777" w:rsidR="005A75D4" w:rsidRPr="005A75D4" w:rsidRDefault="005A75D4" w:rsidP="005A75D4">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rPr>
          <w:del w:id="494" w:author="asus" w:date="2018-11-26T22:07:00Z"/>
          <w:rFonts w:ascii="Consolas" w:hAnsi="Consolas" w:cs="Times New Roman"/>
          <w:bCs/>
          <w:color w:val="000000"/>
          <w:sz w:val="20"/>
          <w:szCs w:val="20"/>
          <w:lang w:val="en-US"/>
        </w:rPr>
      </w:pPr>
      <w:del w:id="495" w:author="asus" w:date="2018-11-26T22:07:00Z">
        <w:r w:rsidRPr="005A75D4">
          <w:rPr>
            <w:rFonts w:ascii="Consolas" w:hAnsi="Consolas" w:cs="Times New Roman"/>
            <w:bCs/>
            <w:color w:val="000000"/>
            <w:sz w:val="20"/>
            <w:szCs w:val="20"/>
            <w:lang w:val="en-US"/>
          </w:rPr>
          <w:delText xml:space="preserve">        while(true){</w:delText>
        </w:r>
      </w:del>
    </w:p>
    <w:p w14:paraId="6694EDC4" w14:textId="77777777" w:rsidR="005A75D4" w:rsidRPr="005A75D4" w:rsidRDefault="005A75D4" w:rsidP="005A75D4">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rPr>
          <w:del w:id="496" w:author="asus" w:date="2018-11-26T22:07:00Z"/>
          <w:rFonts w:ascii="Consolas" w:hAnsi="Consolas" w:cs="Times New Roman"/>
          <w:bCs/>
          <w:color w:val="000000"/>
          <w:sz w:val="20"/>
          <w:szCs w:val="20"/>
          <w:lang w:val="en-US"/>
        </w:rPr>
      </w:pPr>
      <w:del w:id="497" w:author="asus" w:date="2018-11-26T22:07:00Z">
        <w:r w:rsidRPr="005A75D4">
          <w:rPr>
            <w:rFonts w:ascii="Consolas" w:hAnsi="Consolas" w:cs="Times New Roman"/>
            <w:bCs/>
            <w:color w:val="000000"/>
            <w:sz w:val="20"/>
            <w:szCs w:val="20"/>
            <w:lang w:val="en-US"/>
          </w:rPr>
          <w:lastRenderedPageBreak/>
          <w:delText xml:space="preserve">           String line = fileReader.readLine();</w:delText>
        </w:r>
      </w:del>
    </w:p>
    <w:p w14:paraId="7A72740E" w14:textId="77777777" w:rsidR="005A75D4" w:rsidRPr="005A75D4" w:rsidRDefault="005A75D4" w:rsidP="005A75D4">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rPr>
          <w:del w:id="498" w:author="asus" w:date="2018-11-26T22:07:00Z"/>
          <w:rFonts w:ascii="Consolas" w:hAnsi="Consolas" w:cs="Times New Roman"/>
          <w:bCs/>
          <w:color w:val="000000"/>
          <w:sz w:val="20"/>
          <w:szCs w:val="20"/>
          <w:lang w:val="en-US"/>
        </w:rPr>
      </w:pPr>
      <w:del w:id="499" w:author="asus" w:date="2018-11-26T22:07:00Z">
        <w:r w:rsidRPr="005A75D4">
          <w:rPr>
            <w:rFonts w:ascii="Consolas" w:hAnsi="Consolas" w:cs="Times New Roman"/>
            <w:bCs/>
            <w:color w:val="000000"/>
            <w:sz w:val="20"/>
            <w:szCs w:val="20"/>
            <w:lang w:val="en-US"/>
          </w:rPr>
          <w:delText xml:space="preserve">           if (line == null)</w:delText>
        </w:r>
      </w:del>
    </w:p>
    <w:p w14:paraId="13DB46F5" w14:textId="77777777" w:rsidR="005A75D4" w:rsidRPr="005A75D4" w:rsidRDefault="005A75D4" w:rsidP="005A75D4">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rPr>
          <w:del w:id="500" w:author="asus" w:date="2018-11-26T22:07:00Z"/>
          <w:rFonts w:ascii="Consolas" w:hAnsi="Consolas" w:cs="Times New Roman"/>
          <w:bCs/>
          <w:color w:val="000000"/>
          <w:sz w:val="20"/>
          <w:szCs w:val="20"/>
          <w:lang w:val="en-US"/>
        </w:rPr>
      </w:pPr>
      <w:del w:id="501" w:author="asus" w:date="2018-11-26T22:07:00Z">
        <w:r w:rsidRPr="005A75D4">
          <w:rPr>
            <w:rFonts w:ascii="Consolas" w:hAnsi="Consolas" w:cs="Times New Roman"/>
            <w:bCs/>
            <w:color w:val="000000"/>
            <w:sz w:val="20"/>
            <w:szCs w:val="20"/>
            <w:lang w:val="en-US"/>
          </w:rPr>
          <w:delText xml:space="preserve">              break ;</w:delText>
        </w:r>
      </w:del>
    </w:p>
    <w:p w14:paraId="5E3DE0DF" w14:textId="77777777" w:rsidR="005A75D4" w:rsidRPr="005A75D4" w:rsidRDefault="005A75D4" w:rsidP="005A75D4">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rPr>
          <w:del w:id="502" w:author="asus" w:date="2018-11-26T22:07:00Z"/>
          <w:rFonts w:ascii="Consolas" w:hAnsi="Consolas" w:cs="Times New Roman"/>
          <w:bCs/>
          <w:color w:val="000000"/>
          <w:sz w:val="20"/>
          <w:szCs w:val="20"/>
          <w:lang w:val="en-US"/>
        </w:rPr>
      </w:pPr>
      <w:del w:id="503" w:author="asus" w:date="2018-11-26T22:07:00Z">
        <w:r w:rsidRPr="005A75D4">
          <w:rPr>
            <w:rFonts w:ascii="Consolas" w:hAnsi="Consolas" w:cs="Times New Roman"/>
            <w:bCs/>
            <w:color w:val="000000"/>
            <w:sz w:val="20"/>
            <w:szCs w:val="20"/>
            <w:lang w:val="en-US"/>
          </w:rPr>
          <w:delText xml:space="preserve">           System.out.println(line);</w:delText>
        </w:r>
      </w:del>
    </w:p>
    <w:p w14:paraId="06E8A9E0" w14:textId="77777777" w:rsidR="005A75D4" w:rsidRPr="005A75D4" w:rsidRDefault="005A75D4" w:rsidP="005A75D4">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rPr>
          <w:del w:id="504" w:author="asus" w:date="2018-11-26T22:07:00Z"/>
          <w:rFonts w:ascii="Consolas" w:hAnsi="Consolas" w:cs="Times New Roman"/>
          <w:bCs/>
          <w:color w:val="000000"/>
          <w:sz w:val="20"/>
          <w:szCs w:val="20"/>
          <w:lang w:val="en-US"/>
        </w:rPr>
      </w:pPr>
      <w:del w:id="505" w:author="asus" w:date="2018-11-26T22:07:00Z">
        <w:r w:rsidRPr="005A75D4">
          <w:rPr>
            <w:rFonts w:ascii="Consolas" w:hAnsi="Consolas" w:cs="Times New Roman"/>
            <w:bCs/>
            <w:color w:val="000000"/>
            <w:sz w:val="20"/>
            <w:szCs w:val="20"/>
            <w:lang w:val="en-US"/>
          </w:rPr>
          <w:delText xml:space="preserve">        }        </w:delText>
        </w:r>
      </w:del>
    </w:p>
    <w:p w14:paraId="26C9A834" w14:textId="77777777" w:rsidR="005A75D4" w:rsidRPr="005A75D4" w:rsidRDefault="005A75D4" w:rsidP="005A75D4">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rPr>
          <w:del w:id="506" w:author="asus" w:date="2018-11-26T22:07:00Z"/>
          <w:rFonts w:ascii="Consolas" w:hAnsi="Consolas" w:cs="Times New Roman"/>
          <w:bCs/>
          <w:color w:val="000000"/>
          <w:sz w:val="20"/>
          <w:szCs w:val="20"/>
          <w:lang w:val="en-US"/>
        </w:rPr>
      </w:pPr>
      <w:del w:id="507" w:author="asus" w:date="2018-11-26T22:07:00Z">
        <w:r w:rsidRPr="005A75D4">
          <w:rPr>
            <w:rFonts w:ascii="Consolas" w:hAnsi="Consolas" w:cs="Times New Roman"/>
            <w:bCs/>
            <w:color w:val="000000"/>
            <w:sz w:val="20"/>
            <w:szCs w:val="20"/>
            <w:lang w:val="en-US"/>
          </w:rPr>
          <w:delText xml:space="preserve">     }</w:delText>
        </w:r>
      </w:del>
    </w:p>
    <w:p w14:paraId="2146A4B7" w14:textId="77777777" w:rsidR="005A75D4" w:rsidRPr="005A75D4" w:rsidRDefault="005A75D4" w:rsidP="005A75D4">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rPr>
          <w:del w:id="508" w:author="asus" w:date="2018-11-26T22:07:00Z"/>
          <w:rFonts w:ascii="Times New Roman" w:hAnsi="Times New Roman" w:cs="Times New Roman"/>
          <w:bCs/>
          <w:color w:val="000000"/>
          <w:sz w:val="24"/>
          <w:szCs w:val="24"/>
          <w:lang w:val="en-US"/>
        </w:rPr>
      </w:pPr>
      <w:del w:id="509" w:author="asus" w:date="2018-11-26T22:07:00Z">
        <w:r w:rsidRPr="005A75D4">
          <w:rPr>
            <w:rFonts w:ascii="Consolas" w:hAnsi="Consolas" w:cs="Times New Roman"/>
            <w:bCs/>
            <w:color w:val="000000"/>
            <w:sz w:val="20"/>
            <w:szCs w:val="20"/>
            <w:lang w:val="en-US"/>
          </w:rPr>
          <w:delText>}</w:delText>
        </w:r>
      </w:del>
    </w:p>
    <w:p w14:paraId="2E29C172" w14:textId="77777777" w:rsidR="005A75D4" w:rsidRDefault="005A75D4" w:rsidP="005A75D4">
      <w:pPr>
        <w:pStyle w:val="ListParagraph"/>
        <w:autoSpaceDE w:val="0"/>
        <w:autoSpaceDN w:val="0"/>
        <w:adjustRightInd w:val="0"/>
        <w:spacing w:after="0" w:line="240" w:lineRule="auto"/>
        <w:ind w:left="786"/>
        <w:jc w:val="both"/>
        <w:rPr>
          <w:rFonts w:ascii="Times New Roman" w:hAnsi="Times New Roman" w:cs="Times New Roman"/>
          <w:bCs/>
          <w:color w:val="000000"/>
          <w:sz w:val="24"/>
          <w:szCs w:val="24"/>
          <w:lang w:val="en-US"/>
        </w:rPr>
      </w:pPr>
      <w:r>
        <w:rPr>
          <w:rFonts w:ascii="Times New Roman" w:hAnsi="Times New Roman" w:cs="Times New Roman"/>
          <w:bCs/>
          <w:color w:val="000000"/>
          <w:sz w:val="24"/>
          <w:szCs w:val="24"/>
          <w:lang w:val="en-US"/>
        </w:rPr>
        <w:t>Jawab</w:t>
      </w:r>
      <w:r>
        <w:rPr>
          <w:rFonts w:ascii="Times New Roman" w:hAnsi="Times New Roman" w:cs="Times New Roman"/>
          <w:bCs/>
          <w:color w:val="000000"/>
          <w:sz w:val="24"/>
          <w:szCs w:val="24"/>
          <w:lang w:val="en-US"/>
        </w:rPr>
        <w:tab/>
        <w:t>:</w:t>
      </w:r>
    </w:p>
    <w:p w14:paraId="12EEF866" w14:textId="77777777" w:rsidR="004F6F78" w:rsidRDefault="004F6F78" w:rsidP="004F6F78">
      <w:pPr>
        <w:pStyle w:val="ListParagraph"/>
        <w:numPr>
          <w:ilvl w:val="0"/>
          <w:numId w:val="29"/>
        </w:numPr>
        <w:autoSpaceDE w:val="0"/>
        <w:autoSpaceDN w:val="0"/>
        <w:adjustRightInd w:val="0"/>
        <w:spacing w:after="0" w:line="240" w:lineRule="auto"/>
        <w:jc w:val="both"/>
        <w:rPr>
          <w:rFonts w:ascii="Times New Roman" w:hAnsi="Times New Roman" w:cs="Times New Roman"/>
          <w:bCs/>
          <w:color w:val="000000"/>
          <w:sz w:val="24"/>
          <w:szCs w:val="24"/>
          <w:lang w:val="en-US"/>
        </w:rPr>
      </w:pPr>
      <w:r>
        <w:rPr>
          <w:rFonts w:ascii="Times New Roman" w:hAnsi="Times New Roman" w:cs="Times New Roman"/>
          <w:bCs/>
          <w:color w:val="000000"/>
          <w:sz w:val="24"/>
          <w:szCs w:val="24"/>
          <w:lang w:val="en-US"/>
        </w:rPr>
        <w:t>Listing program</w:t>
      </w:r>
    </w:p>
    <w:p w14:paraId="74BC2D8E" w14:textId="491DA51A" w:rsidR="004F6F78" w:rsidRPr="004F6F78" w:rsidRDefault="004F6F78" w:rsidP="00400089">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9"/>
        <w:jc w:val="both"/>
        <w:rPr>
          <w:rFonts w:ascii="Consolas" w:hAnsi="Consolas" w:cs="Times New Roman"/>
          <w:bCs/>
          <w:color w:val="000000"/>
          <w:sz w:val="20"/>
          <w:szCs w:val="20"/>
          <w:lang w:val="en-US"/>
        </w:rPr>
      </w:pPr>
      <w:r w:rsidRPr="004F6F78">
        <w:rPr>
          <w:rFonts w:ascii="Consolas" w:hAnsi="Consolas" w:cs="Times New Roman"/>
          <w:bCs/>
          <w:color w:val="000000"/>
          <w:sz w:val="20"/>
          <w:szCs w:val="20"/>
          <w:lang w:val="en-US"/>
        </w:rPr>
        <w:t>import java.</w:t>
      </w:r>
      <w:ins w:id="510" w:author="asus" w:date="2018-11-26T22:07:00Z">
        <w:r w:rsidR="0056129E" w:rsidRPr="0056129E">
          <w:rPr>
            <w:rFonts w:ascii="Consolas" w:hAnsi="Consolas" w:cs="Times New Roman"/>
            <w:bCs/>
            <w:color w:val="000000"/>
            <w:sz w:val="20"/>
            <w:szCs w:val="20"/>
            <w:lang w:val="en-US"/>
          </w:rPr>
          <w:t>util.HashSet;</w:t>
        </w:r>
      </w:ins>
      <w:del w:id="511" w:author="asus" w:date="2018-11-26T22:07:00Z">
        <w:r w:rsidRPr="004F6F78">
          <w:rPr>
            <w:rFonts w:ascii="Consolas" w:hAnsi="Consolas" w:cs="Times New Roman"/>
            <w:bCs/>
            <w:color w:val="000000"/>
            <w:sz w:val="20"/>
            <w:szCs w:val="20"/>
            <w:lang w:val="en-US"/>
          </w:rPr>
          <w:delText>io.*;</w:delText>
        </w:r>
      </w:del>
    </w:p>
    <w:p w14:paraId="1153B741" w14:textId="77777777" w:rsidR="0056129E" w:rsidRPr="0056129E" w:rsidRDefault="0056129E" w:rsidP="0056129E">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9"/>
        <w:jc w:val="both"/>
        <w:rPr>
          <w:ins w:id="512" w:author="asus" w:date="2018-11-26T22:07:00Z"/>
          <w:rFonts w:ascii="Consolas" w:hAnsi="Consolas" w:cs="Times New Roman"/>
          <w:bCs/>
          <w:color w:val="000000"/>
          <w:sz w:val="20"/>
          <w:szCs w:val="20"/>
          <w:lang w:val="en-US"/>
        </w:rPr>
      </w:pPr>
      <w:ins w:id="513" w:author="asus" w:date="2018-11-26T22:07:00Z">
        <w:r w:rsidRPr="0056129E">
          <w:rPr>
            <w:rFonts w:ascii="Consolas" w:hAnsi="Consolas" w:cs="Times New Roman"/>
            <w:bCs/>
            <w:color w:val="000000"/>
            <w:sz w:val="20"/>
            <w:szCs w:val="20"/>
            <w:lang w:val="en-US"/>
          </w:rPr>
          <w:t>import java.util.Set;</w:t>
        </w:r>
      </w:ins>
    </w:p>
    <w:p w14:paraId="722C8BE1" w14:textId="77777777" w:rsidR="004F6F78" w:rsidRPr="004F6F78" w:rsidRDefault="004F6F78" w:rsidP="00400089">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9"/>
        <w:jc w:val="both"/>
        <w:rPr>
          <w:rFonts w:ascii="Consolas" w:hAnsi="Consolas" w:cs="Times New Roman"/>
          <w:bCs/>
          <w:color w:val="000000"/>
          <w:sz w:val="20"/>
          <w:szCs w:val="20"/>
          <w:lang w:val="en-US"/>
        </w:rPr>
      </w:pPr>
    </w:p>
    <w:p w14:paraId="31FF3B23" w14:textId="53AA062A" w:rsidR="004F6F78" w:rsidRPr="004F6F78" w:rsidRDefault="004F6F78" w:rsidP="00400089">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9"/>
        <w:jc w:val="both"/>
        <w:rPr>
          <w:rFonts w:ascii="Consolas" w:hAnsi="Consolas" w:cs="Times New Roman"/>
          <w:bCs/>
          <w:color w:val="000000"/>
          <w:sz w:val="20"/>
          <w:szCs w:val="20"/>
          <w:lang w:val="en-US"/>
        </w:rPr>
      </w:pPr>
      <w:r w:rsidRPr="004F6F78">
        <w:rPr>
          <w:rFonts w:ascii="Consolas" w:hAnsi="Consolas" w:cs="Times New Roman"/>
          <w:bCs/>
          <w:color w:val="000000"/>
          <w:sz w:val="20"/>
          <w:szCs w:val="20"/>
          <w:lang w:val="en-US"/>
        </w:rPr>
        <w:t xml:space="preserve">public class </w:t>
      </w:r>
      <w:ins w:id="514" w:author="asus" w:date="2018-11-26T22:07:00Z">
        <w:r w:rsidR="0056129E" w:rsidRPr="0056129E">
          <w:rPr>
            <w:rFonts w:ascii="Consolas" w:hAnsi="Consolas" w:cs="Times New Roman"/>
            <w:bCs/>
            <w:color w:val="000000"/>
            <w:sz w:val="20"/>
            <w:szCs w:val="20"/>
            <w:lang w:val="en-US"/>
          </w:rPr>
          <w:t>Latihan1</w:t>
        </w:r>
      </w:ins>
      <w:del w:id="515" w:author="asus" w:date="2018-11-26T22:07:00Z">
        <w:r w:rsidRPr="004F6F78">
          <w:rPr>
            <w:rFonts w:ascii="Consolas" w:hAnsi="Consolas" w:cs="Times New Roman"/>
            <w:bCs/>
            <w:color w:val="000000"/>
            <w:sz w:val="20"/>
            <w:szCs w:val="20"/>
            <w:lang w:val="en-US"/>
          </w:rPr>
          <w:delText>ReadFile</w:delText>
        </w:r>
      </w:del>
      <w:r w:rsidRPr="004F6F78">
        <w:rPr>
          <w:rFonts w:ascii="Consolas" w:hAnsi="Consolas" w:cs="Times New Roman"/>
          <w:bCs/>
          <w:color w:val="000000"/>
          <w:sz w:val="20"/>
          <w:szCs w:val="20"/>
          <w:lang w:val="en-US"/>
        </w:rPr>
        <w:t xml:space="preserve"> {</w:t>
      </w:r>
    </w:p>
    <w:p w14:paraId="278C860F" w14:textId="796CD7E1" w:rsidR="004F6F78" w:rsidRPr="004F6F78" w:rsidRDefault="004F6F78" w:rsidP="00400089">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9"/>
        <w:jc w:val="both"/>
        <w:rPr>
          <w:rFonts w:ascii="Consolas" w:hAnsi="Consolas" w:cs="Times New Roman"/>
          <w:bCs/>
          <w:color w:val="000000"/>
          <w:sz w:val="20"/>
          <w:szCs w:val="20"/>
          <w:lang w:val="en-US"/>
        </w:rPr>
      </w:pPr>
      <w:r w:rsidRPr="004F6F78">
        <w:rPr>
          <w:rFonts w:ascii="Consolas" w:hAnsi="Consolas" w:cs="Times New Roman"/>
          <w:bCs/>
          <w:color w:val="000000"/>
          <w:sz w:val="20"/>
          <w:szCs w:val="20"/>
          <w:lang w:val="en-US"/>
        </w:rPr>
        <w:t xml:space="preserve">    public static void main(String</w:t>
      </w:r>
      <w:ins w:id="516" w:author="asus" w:date="2018-11-26T22:07:00Z">
        <w:r w:rsidR="0056129E" w:rsidRPr="0056129E">
          <w:rPr>
            <w:rFonts w:ascii="Consolas" w:hAnsi="Consolas" w:cs="Times New Roman"/>
            <w:bCs/>
            <w:color w:val="000000"/>
            <w:sz w:val="20"/>
            <w:szCs w:val="20"/>
            <w:lang w:val="en-US"/>
          </w:rPr>
          <w:t>[]</w:t>
        </w:r>
      </w:ins>
      <w:r w:rsidRPr="004F6F78">
        <w:rPr>
          <w:rFonts w:ascii="Consolas" w:hAnsi="Consolas" w:cs="Times New Roman"/>
          <w:bCs/>
          <w:color w:val="000000"/>
          <w:sz w:val="20"/>
          <w:szCs w:val="20"/>
          <w:lang w:val="en-US"/>
        </w:rPr>
        <w:t xml:space="preserve"> args</w:t>
      </w:r>
      <w:ins w:id="517" w:author="asus" w:date="2018-11-26T22:07:00Z">
        <w:r w:rsidR="0056129E" w:rsidRPr="0056129E">
          <w:rPr>
            <w:rFonts w:ascii="Consolas" w:hAnsi="Consolas" w:cs="Times New Roman"/>
            <w:bCs/>
            <w:color w:val="000000"/>
            <w:sz w:val="20"/>
            <w:szCs w:val="20"/>
            <w:lang w:val="en-US"/>
          </w:rPr>
          <w:t>)</w:t>
        </w:r>
      </w:ins>
      <w:del w:id="518" w:author="asus" w:date="2018-11-26T22:07:00Z">
        <w:r w:rsidRPr="004F6F78">
          <w:rPr>
            <w:rFonts w:ascii="Consolas" w:hAnsi="Consolas" w:cs="Times New Roman"/>
            <w:bCs/>
            <w:color w:val="000000"/>
            <w:sz w:val="20"/>
            <w:szCs w:val="20"/>
            <w:lang w:val="en-US"/>
          </w:rPr>
          <w:delText>[]) throws Exception</w:delText>
        </w:r>
      </w:del>
      <w:r w:rsidRPr="004F6F78">
        <w:rPr>
          <w:rFonts w:ascii="Consolas" w:hAnsi="Consolas" w:cs="Times New Roman"/>
          <w:bCs/>
          <w:color w:val="000000"/>
          <w:sz w:val="20"/>
          <w:szCs w:val="20"/>
          <w:lang w:val="en-US"/>
        </w:rPr>
        <w:t xml:space="preserve"> {</w:t>
      </w:r>
    </w:p>
    <w:p w14:paraId="54FFA6D8" w14:textId="5FA2D69C" w:rsidR="00276B31" w:rsidRDefault="004F6F78" w:rsidP="00400089">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9"/>
        <w:jc w:val="both"/>
        <w:rPr>
          <w:rFonts w:ascii="Consolas" w:hAnsi="Consolas" w:cs="Times New Roman"/>
          <w:bCs/>
          <w:color w:val="000000"/>
          <w:sz w:val="20"/>
          <w:szCs w:val="20"/>
          <w:lang w:val="en-US"/>
        </w:rPr>
      </w:pPr>
      <w:r w:rsidRPr="004F6F78">
        <w:rPr>
          <w:rFonts w:ascii="Consolas" w:hAnsi="Consolas" w:cs="Times New Roman"/>
          <w:bCs/>
          <w:color w:val="000000"/>
          <w:sz w:val="20"/>
          <w:szCs w:val="20"/>
          <w:lang w:val="en-US"/>
        </w:rPr>
        <w:t xml:space="preserve">        </w:t>
      </w:r>
      <w:ins w:id="519" w:author="asus" w:date="2018-11-26T22:07:00Z">
        <w:r w:rsidR="0056129E" w:rsidRPr="0056129E">
          <w:rPr>
            <w:rFonts w:ascii="Consolas" w:hAnsi="Consolas" w:cs="Times New Roman"/>
            <w:bCs/>
            <w:color w:val="000000"/>
            <w:sz w:val="20"/>
            <w:szCs w:val="20"/>
            <w:lang w:val="en-US"/>
          </w:rPr>
          <w:t>Set a = new HashSet();</w:t>
        </w:r>
      </w:ins>
      <w:del w:id="520" w:author="asus" w:date="2018-11-26T22:07:00Z">
        <w:r w:rsidR="00276B31">
          <w:rPr>
            <w:rFonts w:ascii="Consolas" w:hAnsi="Consolas" w:cs="Times New Roman"/>
            <w:bCs/>
            <w:color w:val="000000"/>
            <w:sz w:val="20"/>
            <w:szCs w:val="20"/>
            <w:lang w:val="en-US"/>
          </w:rPr>
          <w:delText>try {</w:delText>
        </w:r>
      </w:del>
    </w:p>
    <w:p w14:paraId="051012E4" w14:textId="77777777" w:rsidR="0056129E" w:rsidRPr="0056129E" w:rsidRDefault="0056129E" w:rsidP="0056129E">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9"/>
        <w:jc w:val="both"/>
        <w:rPr>
          <w:ins w:id="521" w:author="asus" w:date="2018-11-26T22:07:00Z"/>
          <w:rFonts w:ascii="Consolas" w:hAnsi="Consolas" w:cs="Times New Roman"/>
          <w:bCs/>
          <w:color w:val="000000"/>
          <w:sz w:val="20"/>
          <w:szCs w:val="20"/>
          <w:lang w:val="en-US"/>
        </w:rPr>
      </w:pPr>
      <w:ins w:id="522" w:author="asus" w:date="2018-11-26T22:07:00Z">
        <w:r w:rsidRPr="0056129E">
          <w:rPr>
            <w:rFonts w:ascii="Consolas" w:hAnsi="Consolas" w:cs="Times New Roman"/>
            <w:bCs/>
            <w:color w:val="000000"/>
            <w:sz w:val="20"/>
            <w:szCs w:val="20"/>
            <w:lang w:val="en-US"/>
          </w:rPr>
          <w:t xml:space="preserve">        Set b = new HashSet();</w:t>
        </w:r>
      </w:ins>
    </w:p>
    <w:p w14:paraId="54B15DBD" w14:textId="77777777" w:rsidR="0056129E" w:rsidRPr="0056129E" w:rsidRDefault="0056129E" w:rsidP="0056129E">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9"/>
        <w:jc w:val="both"/>
        <w:rPr>
          <w:ins w:id="523" w:author="asus" w:date="2018-11-26T22:07:00Z"/>
          <w:rFonts w:ascii="Consolas" w:hAnsi="Consolas" w:cs="Times New Roman"/>
          <w:bCs/>
          <w:color w:val="000000"/>
          <w:sz w:val="20"/>
          <w:szCs w:val="20"/>
          <w:lang w:val="en-US"/>
        </w:rPr>
      </w:pPr>
      <w:ins w:id="524" w:author="asus" w:date="2018-11-26T22:07:00Z">
        <w:r w:rsidRPr="0056129E">
          <w:rPr>
            <w:rFonts w:ascii="Consolas" w:hAnsi="Consolas" w:cs="Times New Roman"/>
            <w:bCs/>
            <w:color w:val="000000"/>
            <w:sz w:val="20"/>
            <w:szCs w:val="20"/>
            <w:lang w:val="en-US"/>
          </w:rPr>
          <w:t xml:space="preserve">        int i;</w:t>
        </w:r>
      </w:ins>
    </w:p>
    <w:p w14:paraId="3365FC3E" w14:textId="77777777" w:rsidR="0056129E" w:rsidRPr="0056129E" w:rsidRDefault="0056129E" w:rsidP="0056129E">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9"/>
        <w:jc w:val="both"/>
        <w:rPr>
          <w:ins w:id="525" w:author="asus" w:date="2018-11-26T22:07:00Z"/>
          <w:rFonts w:ascii="Consolas" w:hAnsi="Consolas" w:cs="Times New Roman"/>
          <w:bCs/>
          <w:color w:val="000000"/>
          <w:sz w:val="20"/>
          <w:szCs w:val="20"/>
          <w:lang w:val="en-US"/>
        </w:rPr>
      </w:pPr>
      <w:ins w:id="526" w:author="asus" w:date="2018-11-26T22:07:00Z">
        <w:r w:rsidRPr="0056129E">
          <w:rPr>
            <w:rFonts w:ascii="Consolas" w:hAnsi="Consolas" w:cs="Times New Roman"/>
            <w:bCs/>
            <w:color w:val="000000"/>
            <w:sz w:val="20"/>
            <w:szCs w:val="20"/>
            <w:lang w:val="en-US"/>
          </w:rPr>
          <w:t xml:space="preserve">        for (i = 1; i &lt; 6; i++) {</w:t>
        </w:r>
      </w:ins>
    </w:p>
    <w:p w14:paraId="6A8AB588" w14:textId="77777777" w:rsidR="0056129E" w:rsidRPr="0056129E" w:rsidRDefault="0056129E" w:rsidP="0056129E">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9"/>
        <w:jc w:val="both"/>
        <w:rPr>
          <w:ins w:id="527" w:author="asus" w:date="2018-11-26T22:07:00Z"/>
          <w:rFonts w:ascii="Consolas" w:hAnsi="Consolas" w:cs="Times New Roman"/>
          <w:bCs/>
          <w:color w:val="000000"/>
          <w:sz w:val="20"/>
          <w:szCs w:val="20"/>
          <w:lang w:val="en-US"/>
        </w:rPr>
      </w:pPr>
      <w:ins w:id="528" w:author="asus" w:date="2018-11-26T22:07:00Z">
        <w:r w:rsidRPr="0056129E">
          <w:rPr>
            <w:rFonts w:ascii="Consolas" w:hAnsi="Consolas" w:cs="Times New Roman"/>
            <w:bCs/>
            <w:color w:val="000000"/>
            <w:sz w:val="20"/>
            <w:szCs w:val="20"/>
            <w:lang w:val="en-US"/>
          </w:rPr>
          <w:t xml:space="preserve">            a.add(i);</w:t>
        </w:r>
      </w:ins>
    </w:p>
    <w:p w14:paraId="66630888" w14:textId="77777777" w:rsidR="0056129E" w:rsidRPr="0056129E" w:rsidRDefault="0056129E" w:rsidP="0056129E">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9"/>
        <w:jc w:val="both"/>
        <w:rPr>
          <w:ins w:id="529" w:author="asus" w:date="2018-11-26T22:07:00Z"/>
          <w:rFonts w:ascii="Consolas" w:hAnsi="Consolas" w:cs="Times New Roman"/>
          <w:bCs/>
          <w:color w:val="000000"/>
          <w:sz w:val="20"/>
          <w:szCs w:val="20"/>
          <w:lang w:val="en-US"/>
        </w:rPr>
      </w:pPr>
      <w:ins w:id="530" w:author="asus" w:date="2018-11-26T22:07:00Z">
        <w:r w:rsidRPr="0056129E">
          <w:rPr>
            <w:rFonts w:ascii="Consolas" w:hAnsi="Consolas" w:cs="Times New Roman"/>
            <w:bCs/>
            <w:color w:val="000000"/>
            <w:sz w:val="20"/>
            <w:szCs w:val="20"/>
            <w:lang w:val="en-US"/>
          </w:rPr>
          <w:t xml:space="preserve">        }</w:t>
        </w:r>
      </w:ins>
    </w:p>
    <w:p w14:paraId="004B395A" w14:textId="77777777" w:rsidR="0056129E" w:rsidRPr="0056129E" w:rsidRDefault="0056129E" w:rsidP="0056129E">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9"/>
        <w:jc w:val="both"/>
        <w:rPr>
          <w:ins w:id="531" w:author="asus" w:date="2018-11-26T22:07:00Z"/>
          <w:rFonts w:ascii="Consolas" w:hAnsi="Consolas" w:cs="Times New Roman"/>
          <w:bCs/>
          <w:color w:val="000000"/>
          <w:sz w:val="20"/>
          <w:szCs w:val="20"/>
          <w:lang w:val="en-US"/>
        </w:rPr>
      </w:pPr>
    </w:p>
    <w:p w14:paraId="60E3F368" w14:textId="77777777" w:rsidR="0056129E" w:rsidRPr="0056129E" w:rsidRDefault="0056129E" w:rsidP="0056129E">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9"/>
        <w:jc w:val="both"/>
        <w:rPr>
          <w:ins w:id="532" w:author="asus" w:date="2018-11-26T22:07:00Z"/>
          <w:rFonts w:ascii="Consolas" w:hAnsi="Consolas" w:cs="Times New Roman"/>
          <w:bCs/>
          <w:color w:val="000000"/>
          <w:sz w:val="20"/>
          <w:szCs w:val="20"/>
          <w:lang w:val="en-US"/>
        </w:rPr>
      </w:pPr>
      <w:ins w:id="533" w:author="asus" w:date="2018-11-26T22:07:00Z">
        <w:r w:rsidRPr="0056129E">
          <w:rPr>
            <w:rFonts w:ascii="Consolas" w:hAnsi="Consolas" w:cs="Times New Roman"/>
            <w:bCs/>
            <w:color w:val="000000"/>
            <w:sz w:val="20"/>
            <w:szCs w:val="20"/>
            <w:lang w:val="en-US"/>
          </w:rPr>
          <w:t xml:space="preserve">        for (i = 5; i &lt; 11; i++) {</w:t>
        </w:r>
      </w:ins>
    </w:p>
    <w:p w14:paraId="23FDC216" w14:textId="77777777" w:rsidR="0056129E" w:rsidRPr="0056129E" w:rsidRDefault="0056129E" w:rsidP="0056129E">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9"/>
        <w:jc w:val="both"/>
        <w:rPr>
          <w:ins w:id="534" w:author="asus" w:date="2018-11-26T22:07:00Z"/>
          <w:rFonts w:ascii="Consolas" w:hAnsi="Consolas" w:cs="Times New Roman"/>
          <w:bCs/>
          <w:color w:val="000000"/>
          <w:sz w:val="20"/>
          <w:szCs w:val="20"/>
          <w:lang w:val="en-US"/>
        </w:rPr>
      </w:pPr>
      <w:ins w:id="535" w:author="asus" w:date="2018-11-26T22:07:00Z">
        <w:r w:rsidRPr="0056129E">
          <w:rPr>
            <w:rFonts w:ascii="Consolas" w:hAnsi="Consolas" w:cs="Times New Roman"/>
            <w:bCs/>
            <w:color w:val="000000"/>
            <w:sz w:val="20"/>
            <w:szCs w:val="20"/>
            <w:lang w:val="en-US"/>
          </w:rPr>
          <w:t xml:space="preserve">            b.add(i);</w:t>
        </w:r>
      </w:ins>
    </w:p>
    <w:p w14:paraId="590B9E08" w14:textId="77777777" w:rsidR="0056129E" w:rsidRPr="0056129E" w:rsidRDefault="0056129E" w:rsidP="0056129E">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9"/>
        <w:jc w:val="both"/>
        <w:rPr>
          <w:ins w:id="536" w:author="asus" w:date="2018-11-26T22:07:00Z"/>
          <w:rFonts w:ascii="Consolas" w:hAnsi="Consolas" w:cs="Times New Roman"/>
          <w:bCs/>
          <w:color w:val="000000"/>
          <w:sz w:val="20"/>
          <w:szCs w:val="20"/>
          <w:lang w:val="en-US"/>
        </w:rPr>
      </w:pPr>
      <w:ins w:id="537" w:author="asus" w:date="2018-11-26T22:07:00Z">
        <w:r w:rsidRPr="0056129E">
          <w:rPr>
            <w:rFonts w:ascii="Consolas" w:hAnsi="Consolas" w:cs="Times New Roman"/>
            <w:bCs/>
            <w:color w:val="000000"/>
            <w:sz w:val="20"/>
            <w:szCs w:val="20"/>
            <w:lang w:val="en-US"/>
          </w:rPr>
          <w:t xml:space="preserve">        }</w:t>
        </w:r>
      </w:ins>
    </w:p>
    <w:p w14:paraId="2DBA8328" w14:textId="77777777" w:rsidR="0056129E" w:rsidRPr="0056129E" w:rsidRDefault="0056129E" w:rsidP="0056129E">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9"/>
        <w:jc w:val="both"/>
        <w:rPr>
          <w:ins w:id="538" w:author="asus" w:date="2018-11-26T22:07:00Z"/>
          <w:rFonts w:ascii="Consolas" w:hAnsi="Consolas" w:cs="Times New Roman"/>
          <w:bCs/>
          <w:color w:val="000000"/>
          <w:sz w:val="20"/>
          <w:szCs w:val="20"/>
          <w:lang w:val="en-US"/>
        </w:rPr>
      </w:pPr>
    </w:p>
    <w:p w14:paraId="67465EBC" w14:textId="77777777" w:rsidR="0056129E" w:rsidRPr="0056129E" w:rsidRDefault="0056129E" w:rsidP="0056129E">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9"/>
        <w:jc w:val="both"/>
        <w:rPr>
          <w:ins w:id="539" w:author="asus" w:date="2018-11-26T22:07:00Z"/>
          <w:rFonts w:ascii="Consolas" w:hAnsi="Consolas" w:cs="Times New Roman"/>
          <w:bCs/>
          <w:color w:val="000000"/>
          <w:sz w:val="20"/>
          <w:szCs w:val="20"/>
          <w:lang w:val="en-US"/>
        </w:rPr>
      </w:pPr>
      <w:ins w:id="540" w:author="asus" w:date="2018-11-26T22:07:00Z">
        <w:r w:rsidRPr="0056129E">
          <w:rPr>
            <w:rFonts w:ascii="Consolas" w:hAnsi="Consolas" w:cs="Times New Roman"/>
            <w:bCs/>
            <w:color w:val="000000"/>
            <w:sz w:val="20"/>
            <w:szCs w:val="20"/>
            <w:lang w:val="en-US"/>
          </w:rPr>
          <w:t xml:space="preserve">        Set union = new HashSet&lt;&gt;(a);</w:t>
        </w:r>
      </w:ins>
    </w:p>
    <w:p w14:paraId="11AD3DE6" w14:textId="77777777" w:rsidR="0056129E" w:rsidRPr="0056129E" w:rsidRDefault="0056129E" w:rsidP="0056129E">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9"/>
        <w:jc w:val="both"/>
        <w:rPr>
          <w:ins w:id="541" w:author="asus" w:date="2018-11-26T22:07:00Z"/>
          <w:rFonts w:ascii="Consolas" w:hAnsi="Consolas" w:cs="Times New Roman"/>
          <w:bCs/>
          <w:color w:val="000000"/>
          <w:sz w:val="20"/>
          <w:szCs w:val="20"/>
          <w:lang w:val="en-US"/>
        </w:rPr>
      </w:pPr>
      <w:ins w:id="542" w:author="asus" w:date="2018-11-26T22:07:00Z">
        <w:r w:rsidRPr="0056129E">
          <w:rPr>
            <w:rFonts w:ascii="Consolas" w:hAnsi="Consolas" w:cs="Times New Roman"/>
            <w:bCs/>
            <w:color w:val="000000"/>
            <w:sz w:val="20"/>
            <w:szCs w:val="20"/>
            <w:lang w:val="en-US"/>
          </w:rPr>
          <w:t xml:space="preserve">        union.addAll(b);</w:t>
        </w:r>
      </w:ins>
    </w:p>
    <w:p w14:paraId="6EB08B8D" w14:textId="3E2C4DBD" w:rsidR="00276B31" w:rsidRDefault="0056129E" w:rsidP="00400089">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9"/>
        <w:jc w:val="both"/>
        <w:rPr>
          <w:del w:id="543" w:author="asus" w:date="2018-11-26T22:07:00Z"/>
          <w:rFonts w:ascii="Consolas" w:hAnsi="Consolas" w:cs="Times New Roman"/>
          <w:bCs/>
          <w:color w:val="000000"/>
          <w:sz w:val="20"/>
          <w:szCs w:val="20"/>
          <w:lang w:val="en-US"/>
        </w:rPr>
      </w:pPr>
      <w:ins w:id="544" w:author="asus" w:date="2018-11-26T22:07:00Z">
        <w:r w:rsidRPr="0056129E">
          <w:rPr>
            <w:rFonts w:ascii="Consolas" w:hAnsi="Consolas" w:cs="Times New Roman"/>
            <w:bCs/>
            <w:color w:val="000000"/>
            <w:sz w:val="20"/>
            <w:szCs w:val="20"/>
            <w:lang w:val="en-US"/>
          </w:rPr>
          <w:t xml:space="preserve">        </w:t>
        </w:r>
      </w:ins>
      <w:del w:id="545" w:author="asus" w:date="2018-11-26T22:07:00Z">
        <w:r w:rsidR="00276B31">
          <w:rPr>
            <w:rFonts w:ascii="Consolas" w:hAnsi="Consolas" w:cs="Times New Roman"/>
            <w:bCs/>
            <w:color w:val="000000"/>
            <w:sz w:val="20"/>
            <w:szCs w:val="20"/>
            <w:lang w:val="en-US"/>
          </w:rPr>
          <w:tab/>
        </w:r>
        <w:r w:rsidR="00276B31">
          <w:rPr>
            <w:rFonts w:ascii="Consolas" w:hAnsi="Consolas" w:cs="Times New Roman"/>
            <w:bCs/>
            <w:color w:val="000000"/>
            <w:sz w:val="20"/>
            <w:szCs w:val="20"/>
            <w:lang w:val="en-US"/>
          </w:rPr>
          <w:tab/>
          <w:delText>buatFile();</w:delText>
        </w:r>
      </w:del>
    </w:p>
    <w:p w14:paraId="05E68D52" w14:textId="77777777" w:rsidR="00276B31" w:rsidRDefault="00276B31" w:rsidP="00400089">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9"/>
        <w:jc w:val="both"/>
        <w:rPr>
          <w:del w:id="546" w:author="asus" w:date="2018-11-26T22:07:00Z"/>
          <w:rFonts w:ascii="Consolas" w:hAnsi="Consolas" w:cs="Times New Roman"/>
          <w:bCs/>
          <w:color w:val="000000"/>
          <w:sz w:val="20"/>
          <w:szCs w:val="20"/>
          <w:lang w:val="en-US"/>
        </w:rPr>
      </w:pPr>
      <w:del w:id="547" w:author="asus" w:date="2018-11-26T22:07:00Z">
        <w:r>
          <w:rPr>
            <w:rFonts w:ascii="Consolas" w:hAnsi="Consolas" w:cs="Times New Roman"/>
            <w:bCs/>
            <w:color w:val="000000"/>
            <w:sz w:val="20"/>
            <w:szCs w:val="20"/>
            <w:lang w:val="en-US"/>
          </w:rPr>
          <w:tab/>
          <w:delText xml:space="preserve">     } catch (Exception e) {</w:delText>
        </w:r>
      </w:del>
    </w:p>
    <w:p w14:paraId="78C8483F" w14:textId="44AF1371" w:rsidR="00400089" w:rsidRDefault="00276B31" w:rsidP="00400089">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9"/>
        <w:jc w:val="both"/>
        <w:rPr>
          <w:rFonts w:ascii="Consolas" w:hAnsi="Consolas" w:cs="Times New Roman"/>
          <w:bCs/>
          <w:color w:val="000000"/>
          <w:sz w:val="20"/>
          <w:szCs w:val="20"/>
          <w:lang w:val="en-US"/>
        </w:rPr>
      </w:pPr>
      <w:del w:id="548" w:author="asus" w:date="2018-11-26T22:07:00Z">
        <w:r>
          <w:rPr>
            <w:rFonts w:ascii="Consolas" w:hAnsi="Consolas" w:cs="Times New Roman"/>
            <w:bCs/>
            <w:color w:val="000000"/>
            <w:sz w:val="20"/>
            <w:szCs w:val="20"/>
            <w:lang w:val="en-US"/>
          </w:rPr>
          <w:tab/>
        </w:r>
        <w:r>
          <w:rPr>
            <w:rFonts w:ascii="Consolas" w:hAnsi="Consolas" w:cs="Times New Roman"/>
            <w:bCs/>
            <w:color w:val="000000"/>
            <w:sz w:val="20"/>
            <w:szCs w:val="20"/>
            <w:lang w:val="en-US"/>
          </w:rPr>
          <w:tab/>
        </w:r>
      </w:del>
      <w:r w:rsidR="00400089">
        <w:rPr>
          <w:rFonts w:ascii="Consolas" w:hAnsi="Consolas" w:cs="Times New Roman"/>
          <w:bCs/>
          <w:color w:val="000000"/>
          <w:sz w:val="20"/>
          <w:szCs w:val="20"/>
          <w:lang w:val="en-US"/>
        </w:rPr>
        <w:t>System.out.println</w:t>
      </w:r>
      <w:ins w:id="549" w:author="asus" w:date="2018-11-26T22:07:00Z">
        <w:r w:rsidR="0056129E" w:rsidRPr="0056129E">
          <w:rPr>
            <w:rFonts w:ascii="Consolas" w:hAnsi="Consolas" w:cs="Times New Roman"/>
            <w:bCs/>
            <w:color w:val="000000"/>
            <w:sz w:val="20"/>
            <w:szCs w:val="20"/>
            <w:lang w:val="en-US"/>
          </w:rPr>
          <w:t>("A gabungan B = " + union</w:t>
        </w:r>
      </w:ins>
      <w:del w:id="550" w:author="asus" w:date="2018-11-26T22:07:00Z">
        <w:r w:rsidR="00400089">
          <w:rPr>
            <w:rFonts w:ascii="Consolas" w:hAnsi="Consolas" w:cs="Times New Roman"/>
            <w:bCs/>
            <w:color w:val="000000"/>
            <w:sz w:val="20"/>
            <w:szCs w:val="20"/>
            <w:lang w:val="en-US"/>
          </w:rPr>
          <w:delText>(e</w:delText>
        </w:r>
      </w:del>
      <w:r w:rsidR="00400089">
        <w:rPr>
          <w:rFonts w:ascii="Consolas" w:hAnsi="Consolas" w:cs="Times New Roman"/>
          <w:bCs/>
          <w:color w:val="000000"/>
          <w:sz w:val="20"/>
          <w:szCs w:val="20"/>
          <w:lang w:val="en-US"/>
        </w:rPr>
        <w:t>);</w:t>
      </w:r>
    </w:p>
    <w:p w14:paraId="36888156" w14:textId="77777777" w:rsidR="004F6F78" w:rsidRPr="00400089" w:rsidRDefault="00400089" w:rsidP="00400089">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9"/>
        <w:jc w:val="both"/>
        <w:rPr>
          <w:del w:id="551" w:author="asus" w:date="2018-11-26T22:07:00Z"/>
          <w:rFonts w:ascii="Consolas" w:hAnsi="Consolas" w:cs="Times New Roman"/>
          <w:bCs/>
          <w:color w:val="000000"/>
          <w:sz w:val="20"/>
          <w:szCs w:val="20"/>
          <w:lang w:val="en-US"/>
        </w:rPr>
      </w:pPr>
      <w:del w:id="552" w:author="asus" w:date="2018-11-26T22:07:00Z">
        <w:r>
          <w:rPr>
            <w:rFonts w:ascii="Consolas" w:hAnsi="Consolas" w:cs="Times New Roman"/>
            <w:bCs/>
            <w:color w:val="000000"/>
            <w:sz w:val="20"/>
            <w:szCs w:val="20"/>
            <w:lang w:val="en-US"/>
          </w:rPr>
          <w:tab/>
          <w:delText xml:space="preserve">     }</w:delText>
        </w:r>
      </w:del>
    </w:p>
    <w:p w14:paraId="2DD6A206" w14:textId="77777777" w:rsidR="00400089" w:rsidRDefault="004F6F78" w:rsidP="00400089">
      <w:pPr>
        <w:pStyle w:val="ListParagraph"/>
        <w:pBdr>
          <w:top w:val="single" w:sz="4" w:space="1" w:color="auto"/>
          <w:left w:val="single" w:sz="4" w:space="4" w:color="auto"/>
          <w:bottom w:val="single" w:sz="4" w:space="1" w:color="auto"/>
          <w:right w:val="single" w:sz="4" w:space="4" w:color="auto"/>
        </w:pBdr>
        <w:tabs>
          <w:tab w:val="left" w:pos="2562"/>
        </w:tabs>
        <w:autoSpaceDE w:val="0"/>
        <w:autoSpaceDN w:val="0"/>
        <w:adjustRightInd w:val="0"/>
        <w:spacing w:after="0" w:line="240" w:lineRule="auto"/>
        <w:ind w:left="709"/>
        <w:jc w:val="both"/>
        <w:rPr>
          <w:del w:id="553" w:author="asus" w:date="2018-11-26T22:07:00Z"/>
          <w:rFonts w:ascii="Consolas" w:hAnsi="Consolas" w:cs="Times New Roman"/>
          <w:bCs/>
          <w:color w:val="000000"/>
          <w:sz w:val="20"/>
          <w:szCs w:val="20"/>
          <w:lang w:val="en-US"/>
        </w:rPr>
      </w:pPr>
      <w:del w:id="554" w:author="asus" w:date="2018-11-26T22:07:00Z">
        <w:r w:rsidRPr="004F6F78">
          <w:rPr>
            <w:rFonts w:ascii="Consolas" w:hAnsi="Consolas" w:cs="Times New Roman"/>
            <w:bCs/>
            <w:color w:val="000000"/>
            <w:sz w:val="20"/>
            <w:szCs w:val="20"/>
            <w:lang w:val="en-US"/>
          </w:rPr>
          <w:delText xml:space="preserve">    }</w:delText>
        </w:r>
      </w:del>
    </w:p>
    <w:p w14:paraId="1E129B98" w14:textId="77777777" w:rsidR="00400089" w:rsidRDefault="00400089" w:rsidP="0056129E">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9"/>
        <w:jc w:val="both"/>
        <w:rPr>
          <w:rFonts w:ascii="Consolas" w:hAnsi="Consolas" w:cs="Times New Roman"/>
          <w:bCs/>
          <w:color w:val="000000"/>
          <w:sz w:val="20"/>
          <w:szCs w:val="20"/>
          <w:lang w:val="en-US"/>
        </w:rPr>
        <w:pPrChange w:id="555" w:author="asus" w:date="2018-11-26T22:07:00Z">
          <w:pPr>
            <w:pStyle w:val="ListParagraph"/>
            <w:pBdr>
              <w:top w:val="single" w:sz="4" w:space="1" w:color="auto"/>
              <w:left w:val="single" w:sz="4" w:space="4" w:color="auto"/>
              <w:bottom w:val="single" w:sz="4" w:space="1" w:color="auto"/>
              <w:right w:val="single" w:sz="4" w:space="4" w:color="auto"/>
            </w:pBdr>
            <w:tabs>
              <w:tab w:val="left" w:pos="2562"/>
            </w:tabs>
            <w:autoSpaceDE w:val="0"/>
            <w:autoSpaceDN w:val="0"/>
            <w:adjustRightInd w:val="0"/>
            <w:spacing w:after="0" w:line="240" w:lineRule="auto"/>
            <w:ind w:left="709"/>
            <w:jc w:val="both"/>
          </w:pPr>
        </w:pPrChange>
      </w:pPr>
      <w:moveFromRangeStart w:id="556" w:author="asus" w:date="2018-11-26T22:07:00Z" w:name="move531033369"/>
    </w:p>
    <w:p w14:paraId="0B89B058" w14:textId="77777777" w:rsidR="0056129E" w:rsidRPr="0056129E" w:rsidRDefault="00400089" w:rsidP="0056129E">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9"/>
        <w:jc w:val="both"/>
        <w:rPr>
          <w:ins w:id="557" w:author="asus" w:date="2018-11-26T22:07:00Z"/>
          <w:rFonts w:ascii="Consolas" w:hAnsi="Consolas" w:cs="Times New Roman"/>
          <w:bCs/>
          <w:color w:val="000000"/>
          <w:sz w:val="20"/>
          <w:szCs w:val="20"/>
          <w:lang w:val="en-US"/>
        </w:rPr>
      </w:pPr>
      <w:moveFrom w:id="558" w:author="asus" w:date="2018-11-26T22:07:00Z">
        <w:r>
          <w:rPr>
            <w:rFonts w:ascii="Consolas" w:hAnsi="Consolas" w:cs="Times New Roman"/>
            <w:bCs/>
            <w:color w:val="000000"/>
            <w:sz w:val="20"/>
            <w:szCs w:val="20"/>
            <w:lang w:val="en-US"/>
          </w:rPr>
          <w:t xml:space="preserve">    public static void </w:t>
        </w:r>
      </w:moveFrom>
      <w:moveFromRangeEnd w:id="556"/>
    </w:p>
    <w:p w14:paraId="4AE7E0C6" w14:textId="3C3ECEB9" w:rsidR="00400089" w:rsidRDefault="0056129E" w:rsidP="00400089">
      <w:pPr>
        <w:pStyle w:val="ListParagraph"/>
        <w:pBdr>
          <w:top w:val="single" w:sz="4" w:space="1" w:color="auto"/>
          <w:left w:val="single" w:sz="4" w:space="4" w:color="auto"/>
          <w:bottom w:val="single" w:sz="4" w:space="1" w:color="auto"/>
          <w:right w:val="single" w:sz="4" w:space="4" w:color="auto"/>
        </w:pBdr>
        <w:tabs>
          <w:tab w:val="left" w:pos="2562"/>
        </w:tabs>
        <w:autoSpaceDE w:val="0"/>
        <w:autoSpaceDN w:val="0"/>
        <w:adjustRightInd w:val="0"/>
        <w:spacing w:after="0" w:line="240" w:lineRule="auto"/>
        <w:ind w:left="709"/>
        <w:rPr>
          <w:del w:id="559" w:author="asus" w:date="2018-11-26T22:07:00Z"/>
          <w:rFonts w:ascii="Consolas" w:hAnsi="Consolas" w:cs="Times New Roman"/>
          <w:bCs/>
          <w:color w:val="000000"/>
          <w:sz w:val="20"/>
          <w:szCs w:val="20"/>
          <w:lang w:val="en-US"/>
        </w:rPr>
      </w:pPr>
      <w:ins w:id="560" w:author="asus" w:date="2018-11-26T22:07:00Z">
        <w:r w:rsidRPr="0056129E">
          <w:rPr>
            <w:rFonts w:ascii="Consolas" w:hAnsi="Consolas" w:cs="Times New Roman"/>
            <w:bCs/>
            <w:color w:val="000000"/>
            <w:sz w:val="20"/>
            <w:szCs w:val="20"/>
            <w:lang w:val="en-US"/>
          </w:rPr>
          <w:t xml:space="preserve">        Set irisan</w:t>
        </w:r>
      </w:ins>
      <w:del w:id="561" w:author="asus" w:date="2018-11-26T22:07:00Z">
        <w:r w:rsidR="00400089">
          <w:rPr>
            <w:rFonts w:ascii="Consolas" w:hAnsi="Consolas" w:cs="Times New Roman"/>
            <w:bCs/>
            <w:color w:val="000000"/>
            <w:sz w:val="20"/>
            <w:szCs w:val="20"/>
            <w:lang w:val="en-US"/>
          </w:rPr>
          <w:delText xml:space="preserve">buatFile() </w:delText>
        </w:r>
        <w:r w:rsidR="00400089" w:rsidRPr="00400089">
          <w:rPr>
            <w:rFonts w:ascii="Consolas" w:hAnsi="Consolas" w:cs="Times New Roman"/>
            <w:bCs/>
            <w:color w:val="000000"/>
            <w:sz w:val="20"/>
            <w:szCs w:val="20"/>
            <w:lang w:val="en-US"/>
          </w:rPr>
          <w:delText xml:space="preserve">throws </w:delText>
        </w:r>
        <w:r w:rsidR="00400089">
          <w:rPr>
            <w:rFonts w:ascii="Consolas" w:hAnsi="Consolas" w:cs="Times New Roman"/>
            <w:bCs/>
            <w:color w:val="000000"/>
            <w:sz w:val="20"/>
            <w:szCs w:val="20"/>
            <w:lang w:val="en-US"/>
          </w:rPr>
          <w:delText>FileNotFoundException, IOException {</w:delText>
        </w:r>
      </w:del>
    </w:p>
    <w:p w14:paraId="3CA6DB81" w14:textId="508D763C" w:rsidR="00400089" w:rsidRPr="004F6F78" w:rsidRDefault="00400089" w:rsidP="00400089">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9"/>
        <w:jc w:val="both"/>
        <w:rPr>
          <w:rFonts w:ascii="Consolas" w:hAnsi="Consolas" w:cs="Times New Roman"/>
          <w:bCs/>
          <w:color w:val="000000"/>
          <w:sz w:val="20"/>
          <w:szCs w:val="20"/>
          <w:lang w:val="en-US"/>
        </w:rPr>
      </w:pPr>
      <w:del w:id="562" w:author="asus" w:date="2018-11-26T22:07:00Z">
        <w:r>
          <w:rPr>
            <w:rFonts w:ascii="Consolas" w:hAnsi="Consolas" w:cs="Times New Roman"/>
            <w:bCs/>
            <w:color w:val="000000"/>
            <w:sz w:val="20"/>
            <w:szCs w:val="20"/>
            <w:lang w:val="en-US"/>
          </w:rPr>
          <w:delText xml:space="preserve">        </w:delText>
        </w:r>
        <w:r w:rsidRPr="004F6F78">
          <w:rPr>
            <w:rFonts w:ascii="Consolas" w:hAnsi="Consolas" w:cs="Times New Roman"/>
            <w:bCs/>
            <w:color w:val="000000"/>
            <w:sz w:val="20"/>
            <w:szCs w:val="20"/>
            <w:lang w:val="en-US"/>
          </w:rPr>
          <w:delText>File file</w:delText>
        </w:r>
      </w:del>
      <w:r w:rsidRPr="004F6F78">
        <w:rPr>
          <w:rFonts w:ascii="Consolas" w:hAnsi="Consolas" w:cs="Times New Roman"/>
          <w:bCs/>
          <w:color w:val="000000"/>
          <w:sz w:val="20"/>
          <w:szCs w:val="20"/>
          <w:lang w:val="en-US"/>
        </w:rPr>
        <w:t xml:space="preserve"> = new </w:t>
      </w:r>
      <w:ins w:id="563" w:author="asus" w:date="2018-11-26T22:07:00Z">
        <w:r w:rsidR="0056129E" w:rsidRPr="0056129E">
          <w:rPr>
            <w:rFonts w:ascii="Consolas" w:hAnsi="Consolas" w:cs="Times New Roman"/>
            <w:bCs/>
            <w:color w:val="000000"/>
            <w:sz w:val="20"/>
            <w:szCs w:val="20"/>
            <w:lang w:val="en-US"/>
          </w:rPr>
          <w:t>HashSet&lt;&gt;(a);</w:t>
        </w:r>
      </w:ins>
      <w:del w:id="564" w:author="asus" w:date="2018-11-26T22:07:00Z">
        <w:r w:rsidRPr="004F6F78">
          <w:rPr>
            <w:rFonts w:ascii="Consolas" w:hAnsi="Consolas" w:cs="Times New Roman"/>
            <w:bCs/>
            <w:color w:val="000000"/>
            <w:sz w:val="20"/>
            <w:szCs w:val="20"/>
            <w:lang w:val="en-US"/>
          </w:rPr>
          <w:delText>File("Data.txt");</w:delText>
        </w:r>
      </w:del>
    </w:p>
    <w:p w14:paraId="683FB9F4" w14:textId="5DFDAC45" w:rsidR="00400089" w:rsidRPr="004F6F78" w:rsidRDefault="00400089" w:rsidP="00400089">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9"/>
        <w:jc w:val="both"/>
        <w:rPr>
          <w:rFonts w:ascii="Consolas" w:hAnsi="Consolas" w:cs="Times New Roman"/>
          <w:bCs/>
          <w:color w:val="000000"/>
          <w:sz w:val="20"/>
          <w:szCs w:val="20"/>
          <w:lang w:val="en-US"/>
        </w:rPr>
      </w:pPr>
      <w:r w:rsidRPr="004F6F78">
        <w:rPr>
          <w:rFonts w:ascii="Consolas" w:hAnsi="Consolas" w:cs="Times New Roman"/>
          <w:bCs/>
          <w:color w:val="000000"/>
          <w:sz w:val="20"/>
          <w:szCs w:val="20"/>
          <w:lang w:val="en-US"/>
        </w:rPr>
        <w:t xml:space="preserve">        </w:t>
      </w:r>
      <w:ins w:id="565" w:author="asus" w:date="2018-11-26T22:07:00Z">
        <w:r w:rsidR="0056129E" w:rsidRPr="0056129E">
          <w:rPr>
            <w:rFonts w:ascii="Consolas" w:hAnsi="Consolas" w:cs="Times New Roman"/>
            <w:bCs/>
            <w:color w:val="000000"/>
            <w:sz w:val="20"/>
            <w:szCs w:val="20"/>
            <w:lang w:val="en-US"/>
          </w:rPr>
          <w:t>irisan.retainAll(b);</w:t>
        </w:r>
      </w:ins>
      <w:del w:id="566" w:author="asus" w:date="2018-11-26T22:07:00Z">
        <w:r w:rsidRPr="004F6F78">
          <w:rPr>
            <w:rFonts w:ascii="Consolas" w:hAnsi="Consolas" w:cs="Times New Roman"/>
            <w:bCs/>
            <w:color w:val="000000"/>
            <w:sz w:val="20"/>
            <w:szCs w:val="20"/>
            <w:lang w:val="en-US"/>
          </w:rPr>
          <w:delText>BufferedReader fileReader;</w:delText>
        </w:r>
      </w:del>
    </w:p>
    <w:p w14:paraId="6FCDBA87" w14:textId="77777777" w:rsidR="00400089" w:rsidRPr="004F6F78" w:rsidRDefault="00400089" w:rsidP="00400089">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9"/>
        <w:jc w:val="both"/>
        <w:rPr>
          <w:del w:id="567" w:author="asus" w:date="2018-11-26T22:07:00Z"/>
          <w:rFonts w:ascii="Consolas" w:hAnsi="Consolas" w:cs="Times New Roman"/>
          <w:bCs/>
          <w:color w:val="000000"/>
          <w:sz w:val="20"/>
          <w:szCs w:val="20"/>
          <w:lang w:val="en-US"/>
        </w:rPr>
      </w:pPr>
      <w:del w:id="568" w:author="asus" w:date="2018-11-26T22:07:00Z">
        <w:r w:rsidRPr="004F6F78">
          <w:rPr>
            <w:rFonts w:ascii="Consolas" w:hAnsi="Consolas" w:cs="Times New Roman"/>
            <w:bCs/>
            <w:color w:val="000000"/>
            <w:sz w:val="20"/>
            <w:szCs w:val="20"/>
            <w:lang w:val="en-US"/>
          </w:rPr>
          <w:delText xml:space="preserve">        fileReader = new BufferedReader(new FileReader(file));</w:delText>
        </w:r>
      </w:del>
    </w:p>
    <w:p w14:paraId="4279B4AB" w14:textId="77777777" w:rsidR="00400089" w:rsidRPr="004F6F78" w:rsidRDefault="00400089" w:rsidP="00400089">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9"/>
        <w:jc w:val="both"/>
        <w:rPr>
          <w:del w:id="569" w:author="asus" w:date="2018-11-26T22:07:00Z"/>
          <w:rFonts w:ascii="Consolas" w:hAnsi="Consolas" w:cs="Times New Roman"/>
          <w:bCs/>
          <w:color w:val="000000"/>
          <w:sz w:val="20"/>
          <w:szCs w:val="20"/>
          <w:lang w:val="en-US"/>
        </w:rPr>
      </w:pPr>
      <w:del w:id="570" w:author="asus" w:date="2018-11-26T22:07:00Z">
        <w:r w:rsidRPr="004F6F78">
          <w:rPr>
            <w:rFonts w:ascii="Consolas" w:hAnsi="Consolas" w:cs="Times New Roman"/>
            <w:bCs/>
            <w:color w:val="000000"/>
            <w:sz w:val="20"/>
            <w:szCs w:val="20"/>
            <w:lang w:val="en-US"/>
          </w:rPr>
          <w:delText xml:space="preserve">        while (true) {</w:delText>
        </w:r>
      </w:del>
    </w:p>
    <w:p w14:paraId="5214E60D" w14:textId="77777777" w:rsidR="00400089" w:rsidRPr="004F6F78" w:rsidRDefault="00400089" w:rsidP="00400089">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9"/>
        <w:jc w:val="both"/>
        <w:rPr>
          <w:del w:id="571" w:author="asus" w:date="2018-11-26T22:07:00Z"/>
          <w:rFonts w:ascii="Consolas" w:hAnsi="Consolas" w:cs="Times New Roman"/>
          <w:bCs/>
          <w:color w:val="000000"/>
          <w:sz w:val="20"/>
          <w:szCs w:val="20"/>
          <w:lang w:val="en-US"/>
        </w:rPr>
      </w:pPr>
      <w:del w:id="572" w:author="asus" w:date="2018-11-26T22:07:00Z">
        <w:r w:rsidRPr="004F6F78">
          <w:rPr>
            <w:rFonts w:ascii="Consolas" w:hAnsi="Consolas" w:cs="Times New Roman"/>
            <w:bCs/>
            <w:color w:val="000000"/>
            <w:sz w:val="20"/>
            <w:szCs w:val="20"/>
            <w:lang w:val="en-US"/>
          </w:rPr>
          <w:delText xml:space="preserve">            String line = fileReader.readLine();</w:delText>
        </w:r>
      </w:del>
    </w:p>
    <w:p w14:paraId="06CA6A13" w14:textId="77777777" w:rsidR="00400089" w:rsidRPr="004F6F78" w:rsidRDefault="00400089" w:rsidP="00400089">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9"/>
        <w:jc w:val="both"/>
        <w:rPr>
          <w:del w:id="573" w:author="asus" w:date="2018-11-26T22:07:00Z"/>
          <w:rFonts w:ascii="Consolas" w:hAnsi="Consolas" w:cs="Times New Roman"/>
          <w:bCs/>
          <w:color w:val="000000"/>
          <w:sz w:val="20"/>
          <w:szCs w:val="20"/>
          <w:lang w:val="en-US"/>
        </w:rPr>
      </w:pPr>
      <w:del w:id="574" w:author="asus" w:date="2018-11-26T22:07:00Z">
        <w:r w:rsidRPr="004F6F78">
          <w:rPr>
            <w:rFonts w:ascii="Consolas" w:hAnsi="Consolas" w:cs="Times New Roman"/>
            <w:bCs/>
            <w:color w:val="000000"/>
            <w:sz w:val="20"/>
            <w:szCs w:val="20"/>
            <w:lang w:val="en-US"/>
          </w:rPr>
          <w:delText xml:space="preserve">            if (line == null)</w:delText>
        </w:r>
      </w:del>
    </w:p>
    <w:p w14:paraId="1E541D37" w14:textId="77777777" w:rsidR="00400089" w:rsidRPr="004F6F78" w:rsidRDefault="00400089" w:rsidP="00400089">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9"/>
        <w:jc w:val="both"/>
        <w:rPr>
          <w:del w:id="575" w:author="asus" w:date="2018-11-26T22:07:00Z"/>
          <w:rFonts w:ascii="Consolas" w:hAnsi="Consolas" w:cs="Times New Roman"/>
          <w:bCs/>
          <w:color w:val="000000"/>
          <w:sz w:val="20"/>
          <w:szCs w:val="20"/>
          <w:lang w:val="en-US"/>
        </w:rPr>
      </w:pPr>
      <w:del w:id="576" w:author="asus" w:date="2018-11-26T22:07:00Z">
        <w:r w:rsidRPr="004F6F78">
          <w:rPr>
            <w:rFonts w:ascii="Consolas" w:hAnsi="Consolas" w:cs="Times New Roman"/>
            <w:bCs/>
            <w:color w:val="000000"/>
            <w:sz w:val="20"/>
            <w:szCs w:val="20"/>
            <w:lang w:val="en-US"/>
          </w:rPr>
          <w:delText xml:space="preserve">                break;</w:delText>
        </w:r>
      </w:del>
    </w:p>
    <w:p w14:paraId="1BF1974E" w14:textId="67C6B00D" w:rsidR="00400089" w:rsidRPr="004F6F78" w:rsidRDefault="00400089" w:rsidP="00400089">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9"/>
        <w:jc w:val="both"/>
        <w:rPr>
          <w:rFonts w:ascii="Consolas" w:hAnsi="Consolas" w:cs="Times New Roman"/>
          <w:bCs/>
          <w:color w:val="000000"/>
          <w:sz w:val="20"/>
          <w:szCs w:val="20"/>
          <w:lang w:val="en-US"/>
        </w:rPr>
      </w:pPr>
      <w:del w:id="577" w:author="asus" w:date="2018-11-26T22:07:00Z">
        <w:r w:rsidRPr="004F6F78">
          <w:rPr>
            <w:rFonts w:ascii="Consolas" w:hAnsi="Consolas" w:cs="Times New Roman"/>
            <w:bCs/>
            <w:color w:val="000000"/>
            <w:sz w:val="20"/>
            <w:szCs w:val="20"/>
            <w:lang w:val="en-US"/>
          </w:rPr>
          <w:delText xml:space="preserve">    </w:delText>
        </w:r>
      </w:del>
      <w:r w:rsidRPr="004F6F78">
        <w:rPr>
          <w:rFonts w:ascii="Consolas" w:hAnsi="Consolas" w:cs="Times New Roman"/>
          <w:bCs/>
          <w:color w:val="000000"/>
          <w:sz w:val="20"/>
          <w:szCs w:val="20"/>
          <w:lang w:val="en-US"/>
        </w:rPr>
        <w:t xml:space="preserve">        System.out.println</w:t>
      </w:r>
      <w:ins w:id="578" w:author="asus" w:date="2018-11-26T22:07:00Z">
        <w:r w:rsidR="0056129E" w:rsidRPr="0056129E">
          <w:rPr>
            <w:rFonts w:ascii="Consolas" w:hAnsi="Consolas" w:cs="Times New Roman"/>
            <w:bCs/>
            <w:color w:val="000000"/>
            <w:sz w:val="20"/>
            <w:szCs w:val="20"/>
            <w:lang w:val="en-US"/>
          </w:rPr>
          <w:t>("A irisan B   = " + irisan</w:t>
        </w:r>
      </w:ins>
      <w:del w:id="579" w:author="asus" w:date="2018-11-26T22:07:00Z">
        <w:r w:rsidRPr="004F6F78">
          <w:rPr>
            <w:rFonts w:ascii="Consolas" w:hAnsi="Consolas" w:cs="Times New Roman"/>
            <w:bCs/>
            <w:color w:val="000000"/>
            <w:sz w:val="20"/>
            <w:szCs w:val="20"/>
            <w:lang w:val="en-US"/>
          </w:rPr>
          <w:delText>(line</w:delText>
        </w:r>
      </w:del>
      <w:r w:rsidRPr="004F6F78">
        <w:rPr>
          <w:rFonts w:ascii="Consolas" w:hAnsi="Consolas" w:cs="Times New Roman"/>
          <w:bCs/>
          <w:color w:val="000000"/>
          <w:sz w:val="20"/>
          <w:szCs w:val="20"/>
          <w:lang w:val="en-US"/>
        </w:rPr>
        <w:t>);</w:t>
      </w:r>
    </w:p>
    <w:p w14:paraId="4C5CCC85" w14:textId="77777777" w:rsidR="0056129E" w:rsidRPr="0056129E" w:rsidRDefault="0056129E" w:rsidP="0056129E">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9"/>
        <w:jc w:val="both"/>
        <w:rPr>
          <w:ins w:id="580" w:author="asus" w:date="2018-11-26T22:07:00Z"/>
          <w:rFonts w:ascii="Consolas" w:hAnsi="Consolas" w:cs="Times New Roman"/>
          <w:bCs/>
          <w:color w:val="000000"/>
          <w:sz w:val="20"/>
          <w:szCs w:val="20"/>
          <w:lang w:val="en-US"/>
        </w:rPr>
      </w:pPr>
    </w:p>
    <w:p w14:paraId="1F1EF671" w14:textId="77777777" w:rsidR="0056129E" w:rsidRPr="0056129E" w:rsidRDefault="0056129E" w:rsidP="0056129E">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9"/>
        <w:jc w:val="both"/>
        <w:rPr>
          <w:ins w:id="581" w:author="asus" w:date="2018-11-26T22:07:00Z"/>
          <w:rFonts w:ascii="Consolas" w:hAnsi="Consolas" w:cs="Times New Roman"/>
          <w:bCs/>
          <w:color w:val="000000"/>
          <w:sz w:val="20"/>
          <w:szCs w:val="20"/>
          <w:lang w:val="en-US"/>
        </w:rPr>
      </w:pPr>
      <w:ins w:id="582" w:author="asus" w:date="2018-11-26T22:07:00Z">
        <w:r w:rsidRPr="0056129E">
          <w:rPr>
            <w:rFonts w:ascii="Consolas" w:hAnsi="Consolas" w:cs="Times New Roman"/>
            <w:bCs/>
            <w:color w:val="000000"/>
            <w:sz w:val="20"/>
            <w:szCs w:val="20"/>
            <w:lang w:val="en-US"/>
          </w:rPr>
          <w:t xml:space="preserve">        Set difference = new HashSet&lt;&gt;(a);</w:t>
        </w:r>
      </w:ins>
    </w:p>
    <w:p w14:paraId="01E104A7" w14:textId="77777777" w:rsidR="0056129E" w:rsidRPr="0056129E" w:rsidRDefault="0056129E" w:rsidP="0056129E">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9"/>
        <w:jc w:val="both"/>
        <w:rPr>
          <w:ins w:id="583" w:author="asus" w:date="2018-11-26T22:07:00Z"/>
          <w:rFonts w:ascii="Consolas" w:hAnsi="Consolas" w:cs="Times New Roman"/>
          <w:bCs/>
          <w:color w:val="000000"/>
          <w:sz w:val="20"/>
          <w:szCs w:val="20"/>
          <w:lang w:val="en-US"/>
        </w:rPr>
      </w:pPr>
      <w:ins w:id="584" w:author="asus" w:date="2018-11-26T22:07:00Z">
        <w:r w:rsidRPr="0056129E">
          <w:rPr>
            <w:rFonts w:ascii="Consolas" w:hAnsi="Consolas" w:cs="Times New Roman"/>
            <w:bCs/>
            <w:color w:val="000000"/>
            <w:sz w:val="20"/>
            <w:szCs w:val="20"/>
            <w:lang w:val="en-US"/>
          </w:rPr>
          <w:t xml:space="preserve">        difference.removeAll(b);</w:t>
        </w:r>
      </w:ins>
    </w:p>
    <w:p w14:paraId="307C259A" w14:textId="77777777" w:rsidR="0056129E" w:rsidRPr="0056129E" w:rsidRDefault="0056129E" w:rsidP="0056129E">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9"/>
        <w:jc w:val="both"/>
        <w:rPr>
          <w:ins w:id="585" w:author="asus" w:date="2018-11-26T22:07:00Z"/>
          <w:rFonts w:ascii="Consolas" w:hAnsi="Consolas" w:cs="Times New Roman"/>
          <w:bCs/>
          <w:color w:val="000000"/>
          <w:sz w:val="20"/>
          <w:szCs w:val="20"/>
          <w:lang w:val="en-US"/>
        </w:rPr>
      </w:pPr>
      <w:ins w:id="586" w:author="asus" w:date="2018-11-26T22:07:00Z">
        <w:r w:rsidRPr="0056129E">
          <w:rPr>
            <w:rFonts w:ascii="Consolas" w:hAnsi="Consolas" w:cs="Times New Roman"/>
            <w:bCs/>
            <w:color w:val="000000"/>
            <w:sz w:val="20"/>
            <w:szCs w:val="20"/>
            <w:lang w:val="en-US"/>
          </w:rPr>
          <w:t xml:space="preserve">        System.out.println("A - B        = " + difference);</w:t>
        </w:r>
      </w:ins>
    </w:p>
    <w:p w14:paraId="25BB61DC" w14:textId="77777777" w:rsidR="0056129E" w:rsidRPr="0056129E" w:rsidRDefault="0056129E" w:rsidP="0056129E">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9"/>
        <w:jc w:val="both"/>
        <w:rPr>
          <w:ins w:id="587" w:author="asus" w:date="2018-11-26T22:07:00Z"/>
          <w:rFonts w:ascii="Consolas" w:hAnsi="Consolas" w:cs="Times New Roman"/>
          <w:bCs/>
          <w:color w:val="000000"/>
          <w:sz w:val="20"/>
          <w:szCs w:val="20"/>
          <w:lang w:val="en-US"/>
        </w:rPr>
      </w:pPr>
    </w:p>
    <w:p w14:paraId="20A60865" w14:textId="77777777" w:rsidR="0056129E" w:rsidRPr="0056129E" w:rsidRDefault="0056129E" w:rsidP="0056129E">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9"/>
        <w:jc w:val="both"/>
        <w:rPr>
          <w:ins w:id="588" w:author="asus" w:date="2018-11-26T22:07:00Z"/>
          <w:rFonts w:ascii="Consolas" w:hAnsi="Consolas" w:cs="Times New Roman"/>
          <w:bCs/>
          <w:color w:val="000000"/>
          <w:sz w:val="20"/>
          <w:szCs w:val="20"/>
          <w:lang w:val="en-US"/>
        </w:rPr>
      </w:pPr>
      <w:ins w:id="589" w:author="asus" w:date="2018-11-26T22:07:00Z">
        <w:r w:rsidRPr="0056129E">
          <w:rPr>
            <w:rFonts w:ascii="Consolas" w:hAnsi="Consolas" w:cs="Times New Roman"/>
            <w:bCs/>
            <w:color w:val="000000"/>
            <w:sz w:val="20"/>
            <w:szCs w:val="20"/>
            <w:lang w:val="en-US"/>
          </w:rPr>
          <w:t xml:space="preserve">        Set elemen = new HashSet&lt;&gt;(a);</w:t>
        </w:r>
      </w:ins>
    </w:p>
    <w:p w14:paraId="1C9CCB82" w14:textId="77777777" w:rsidR="0056129E" w:rsidRPr="0056129E" w:rsidRDefault="0056129E" w:rsidP="0056129E">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9"/>
        <w:jc w:val="both"/>
        <w:rPr>
          <w:ins w:id="590" w:author="asus" w:date="2018-11-26T22:07:00Z"/>
          <w:rFonts w:ascii="Consolas" w:hAnsi="Consolas" w:cs="Times New Roman"/>
          <w:bCs/>
          <w:color w:val="000000"/>
          <w:sz w:val="20"/>
          <w:szCs w:val="20"/>
          <w:lang w:val="en-US"/>
        </w:rPr>
      </w:pPr>
      <w:ins w:id="591" w:author="asus" w:date="2018-11-26T22:07:00Z">
        <w:r w:rsidRPr="0056129E">
          <w:rPr>
            <w:rFonts w:ascii="Consolas" w:hAnsi="Consolas" w:cs="Times New Roman"/>
            <w:bCs/>
            <w:color w:val="000000"/>
            <w:sz w:val="20"/>
            <w:szCs w:val="20"/>
            <w:lang w:val="en-US"/>
          </w:rPr>
          <w:t xml:space="preserve">        System.out.println("A elemen B   = " + elemen.containsAll(b));</w:t>
        </w:r>
      </w:ins>
    </w:p>
    <w:p w14:paraId="4637F246" w14:textId="77777777" w:rsidR="0056129E" w:rsidRPr="0056129E" w:rsidRDefault="0056129E" w:rsidP="0056129E">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9"/>
        <w:jc w:val="both"/>
        <w:rPr>
          <w:ins w:id="592" w:author="asus" w:date="2018-11-26T22:07:00Z"/>
          <w:rFonts w:ascii="Consolas" w:hAnsi="Consolas" w:cs="Times New Roman"/>
          <w:bCs/>
          <w:color w:val="000000"/>
          <w:sz w:val="20"/>
          <w:szCs w:val="20"/>
          <w:lang w:val="en-US"/>
        </w:rPr>
      </w:pPr>
      <w:ins w:id="593" w:author="asus" w:date="2018-11-26T22:07:00Z">
        <w:r w:rsidRPr="0056129E">
          <w:rPr>
            <w:rFonts w:ascii="Consolas" w:hAnsi="Consolas" w:cs="Times New Roman"/>
            <w:bCs/>
            <w:color w:val="000000"/>
            <w:sz w:val="20"/>
            <w:szCs w:val="20"/>
            <w:lang w:val="en-US"/>
          </w:rPr>
          <w:t xml:space="preserve">    }</w:t>
        </w:r>
      </w:ins>
    </w:p>
    <w:p w14:paraId="1E465A63" w14:textId="77777777" w:rsidR="00400089" w:rsidRDefault="00400089" w:rsidP="00400089">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9"/>
        <w:jc w:val="both"/>
        <w:rPr>
          <w:del w:id="594" w:author="asus" w:date="2018-11-26T22:07:00Z"/>
          <w:rFonts w:ascii="Consolas" w:hAnsi="Consolas" w:cs="Times New Roman"/>
          <w:bCs/>
          <w:color w:val="000000"/>
          <w:sz w:val="20"/>
          <w:szCs w:val="20"/>
          <w:lang w:val="en-US"/>
        </w:rPr>
      </w:pPr>
      <w:del w:id="595" w:author="asus" w:date="2018-11-26T22:07:00Z">
        <w:r>
          <w:rPr>
            <w:rFonts w:ascii="Consolas" w:hAnsi="Consolas" w:cs="Times New Roman"/>
            <w:bCs/>
            <w:color w:val="000000"/>
            <w:sz w:val="20"/>
            <w:szCs w:val="20"/>
            <w:lang w:val="en-US"/>
          </w:rPr>
          <w:delText xml:space="preserve">        }</w:delText>
        </w:r>
      </w:del>
    </w:p>
    <w:p w14:paraId="0C0653A5" w14:textId="77777777" w:rsidR="00400089" w:rsidRPr="00400089" w:rsidRDefault="00400089" w:rsidP="00400089">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9"/>
        <w:jc w:val="both"/>
        <w:rPr>
          <w:del w:id="596" w:author="asus" w:date="2018-11-26T22:07:00Z"/>
          <w:rFonts w:ascii="Consolas" w:hAnsi="Consolas" w:cs="Times New Roman"/>
          <w:bCs/>
          <w:color w:val="000000"/>
          <w:sz w:val="20"/>
          <w:szCs w:val="20"/>
          <w:lang w:val="en-US"/>
        </w:rPr>
      </w:pPr>
      <w:del w:id="597" w:author="asus" w:date="2018-11-26T22:07:00Z">
        <w:r>
          <w:rPr>
            <w:rFonts w:ascii="Consolas" w:hAnsi="Consolas" w:cs="Times New Roman"/>
            <w:bCs/>
            <w:color w:val="000000"/>
            <w:sz w:val="20"/>
            <w:szCs w:val="20"/>
            <w:lang w:val="en-US"/>
          </w:rPr>
          <w:tab/>
        </w:r>
        <w:r>
          <w:rPr>
            <w:rFonts w:ascii="Consolas" w:hAnsi="Consolas" w:cs="Times New Roman"/>
            <w:bCs/>
            <w:color w:val="000000"/>
            <w:sz w:val="20"/>
            <w:szCs w:val="20"/>
            <w:lang w:val="en-US"/>
          </w:rPr>
          <w:tab/>
          <w:delText xml:space="preserve"> </w:delText>
        </w:r>
        <w:r w:rsidRPr="00400089">
          <w:rPr>
            <w:rFonts w:ascii="Consolas" w:hAnsi="Consolas" w:cs="Times New Roman"/>
            <w:bCs/>
            <w:color w:val="000000"/>
            <w:sz w:val="20"/>
            <w:szCs w:val="20"/>
            <w:lang w:val="en-US"/>
          </w:rPr>
          <w:delText>throw new FileNotFoundException();</w:delText>
        </w:r>
      </w:del>
    </w:p>
    <w:p w14:paraId="69C3A5F3" w14:textId="77777777" w:rsidR="004F6F78" w:rsidRPr="00400089" w:rsidRDefault="00400089" w:rsidP="00400089">
      <w:pPr>
        <w:pStyle w:val="ListParagraph"/>
        <w:pBdr>
          <w:top w:val="single" w:sz="4" w:space="1" w:color="auto"/>
          <w:left w:val="single" w:sz="4" w:space="4" w:color="auto"/>
          <w:bottom w:val="single" w:sz="4" w:space="1" w:color="auto"/>
          <w:right w:val="single" w:sz="4" w:space="4" w:color="auto"/>
        </w:pBdr>
        <w:tabs>
          <w:tab w:val="left" w:pos="2562"/>
        </w:tabs>
        <w:autoSpaceDE w:val="0"/>
        <w:autoSpaceDN w:val="0"/>
        <w:adjustRightInd w:val="0"/>
        <w:spacing w:after="0" w:line="240" w:lineRule="auto"/>
        <w:ind w:left="709"/>
        <w:jc w:val="both"/>
        <w:rPr>
          <w:del w:id="598" w:author="asus" w:date="2018-11-26T22:07:00Z"/>
          <w:rFonts w:ascii="Consolas" w:hAnsi="Consolas" w:cs="Times New Roman"/>
          <w:bCs/>
          <w:color w:val="000000"/>
          <w:sz w:val="20"/>
          <w:szCs w:val="20"/>
          <w:lang w:val="en-US"/>
        </w:rPr>
      </w:pPr>
      <w:del w:id="599" w:author="asus" w:date="2018-11-26T22:07:00Z">
        <w:r>
          <w:rPr>
            <w:rFonts w:ascii="Consolas" w:hAnsi="Consolas" w:cs="Times New Roman"/>
            <w:bCs/>
            <w:color w:val="000000"/>
            <w:sz w:val="20"/>
            <w:szCs w:val="20"/>
            <w:lang w:val="en-US"/>
          </w:rPr>
          <w:delText xml:space="preserve">     }</w:delText>
        </w:r>
        <w:r w:rsidR="004F6F78" w:rsidRPr="00400089">
          <w:rPr>
            <w:rFonts w:ascii="Consolas" w:hAnsi="Consolas" w:cs="Times New Roman"/>
            <w:bCs/>
            <w:color w:val="000000"/>
            <w:sz w:val="20"/>
            <w:szCs w:val="20"/>
            <w:lang w:val="en-US"/>
          </w:rPr>
          <w:tab/>
        </w:r>
      </w:del>
    </w:p>
    <w:p w14:paraId="11C24049" w14:textId="77777777" w:rsidR="004F6F78" w:rsidRPr="004F6F78" w:rsidRDefault="004F6F78" w:rsidP="00400089">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9"/>
        <w:jc w:val="both"/>
        <w:rPr>
          <w:rFonts w:ascii="Times New Roman" w:hAnsi="Times New Roman" w:cs="Times New Roman"/>
          <w:bCs/>
          <w:color w:val="000000"/>
          <w:sz w:val="24"/>
          <w:szCs w:val="24"/>
          <w:lang w:val="en-US"/>
        </w:rPr>
      </w:pPr>
      <w:r w:rsidRPr="004F6F78">
        <w:rPr>
          <w:rFonts w:ascii="Consolas" w:hAnsi="Consolas" w:cs="Times New Roman"/>
          <w:bCs/>
          <w:color w:val="000000"/>
          <w:sz w:val="20"/>
          <w:szCs w:val="20"/>
          <w:lang w:val="en-US"/>
        </w:rPr>
        <w:t>}</w:t>
      </w:r>
    </w:p>
    <w:p w14:paraId="6428DE4D" w14:textId="77777777" w:rsidR="004F6F78" w:rsidRDefault="004F6F78" w:rsidP="004F6F78">
      <w:pPr>
        <w:pStyle w:val="ListParagraph"/>
        <w:numPr>
          <w:ilvl w:val="0"/>
          <w:numId w:val="29"/>
        </w:numPr>
        <w:autoSpaceDE w:val="0"/>
        <w:autoSpaceDN w:val="0"/>
        <w:adjustRightInd w:val="0"/>
        <w:spacing w:after="0" w:line="240" w:lineRule="auto"/>
        <w:jc w:val="both"/>
        <w:rPr>
          <w:rFonts w:ascii="Times New Roman" w:hAnsi="Times New Roman" w:cs="Times New Roman"/>
          <w:bCs/>
          <w:color w:val="000000"/>
          <w:sz w:val="24"/>
          <w:szCs w:val="24"/>
          <w:lang w:val="en-US"/>
        </w:rPr>
      </w:pPr>
      <w:r>
        <w:rPr>
          <w:rFonts w:ascii="Times New Roman" w:hAnsi="Times New Roman" w:cs="Times New Roman"/>
          <w:bCs/>
          <w:color w:val="000000"/>
          <w:sz w:val="24"/>
          <w:szCs w:val="24"/>
          <w:lang w:val="en-US"/>
        </w:rPr>
        <w:t>Output program</w:t>
      </w:r>
    </w:p>
    <w:p w14:paraId="6B563C2C" w14:textId="77777777" w:rsidR="004F6F78" w:rsidRPr="004F6F78" w:rsidRDefault="001E50BD" w:rsidP="004F6F78">
      <w:pPr>
        <w:pStyle w:val="ListParagraph"/>
        <w:autoSpaceDE w:val="0"/>
        <w:autoSpaceDN w:val="0"/>
        <w:adjustRightInd w:val="0"/>
        <w:spacing w:after="0" w:line="240" w:lineRule="auto"/>
        <w:ind w:left="1146"/>
        <w:jc w:val="both"/>
        <w:rPr>
          <w:ins w:id="600" w:author="asus" w:date="2018-11-26T22:07:00Z"/>
          <w:rFonts w:ascii="Times New Roman" w:hAnsi="Times New Roman" w:cs="Times New Roman"/>
          <w:bCs/>
          <w:color w:val="000000"/>
          <w:sz w:val="24"/>
          <w:szCs w:val="24"/>
          <w:lang w:val="en-US"/>
        </w:rPr>
      </w:pPr>
      <w:ins w:id="601" w:author="asus" w:date="2018-11-26T22:07:00Z">
        <w:r>
          <w:rPr>
            <w:noProof/>
            <w:lang w:val="en-US"/>
          </w:rPr>
          <w:lastRenderedPageBreak/>
          <w:drawing>
            <wp:inline distT="0" distB="0" distL="0" distR="0" wp14:anchorId="664F4E88" wp14:editId="0B849C7D">
              <wp:extent cx="4286250" cy="13620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286250" cy="1362075"/>
                      </a:xfrm>
                      <a:prstGeom prst="rect">
                        <a:avLst/>
                      </a:prstGeom>
                    </pic:spPr>
                  </pic:pic>
                </a:graphicData>
              </a:graphic>
            </wp:inline>
          </w:drawing>
        </w:r>
      </w:ins>
    </w:p>
    <w:p w14:paraId="0EE50924" w14:textId="77777777" w:rsidR="004F6F78" w:rsidRPr="004F6F78" w:rsidRDefault="00400089" w:rsidP="004F6F78">
      <w:pPr>
        <w:pStyle w:val="ListParagraph"/>
        <w:autoSpaceDE w:val="0"/>
        <w:autoSpaceDN w:val="0"/>
        <w:adjustRightInd w:val="0"/>
        <w:spacing w:after="0" w:line="240" w:lineRule="auto"/>
        <w:ind w:left="1146"/>
        <w:jc w:val="both"/>
        <w:rPr>
          <w:del w:id="602" w:author="asus" w:date="2018-11-26T22:07:00Z"/>
          <w:rFonts w:ascii="Times New Roman" w:hAnsi="Times New Roman" w:cs="Times New Roman"/>
          <w:bCs/>
          <w:color w:val="000000"/>
          <w:sz w:val="24"/>
          <w:szCs w:val="24"/>
          <w:lang w:val="en-US"/>
        </w:rPr>
      </w:pPr>
      <w:del w:id="603" w:author="asus" w:date="2018-11-26T22:07:00Z">
        <w:r>
          <w:rPr>
            <w:noProof/>
            <w:lang w:val="en-US"/>
          </w:rPr>
          <w:drawing>
            <wp:inline distT="0" distB="0" distL="0" distR="0" wp14:anchorId="2AE38085" wp14:editId="717E09BB">
              <wp:extent cx="5562600" cy="981075"/>
              <wp:effectExtent l="0" t="0" r="0" b="952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562600" cy="981075"/>
                      </a:xfrm>
                      <a:prstGeom prst="rect">
                        <a:avLst/>
                      </a:prstGeom>
                    </pic:spPr>
                  </pic:pic>
                </a:graphicData>
              </a:graphic>
            </wp:inline>
          </w:drawing>
        </w:r>
      </w:del>
    </w:p>
    <w:p w14:paraId="039C6367" w14:textId="77777777" w:rsidR="005A75D4" w:rsidRDefault="00D45283" w:rsidP="00D45283">
      <w:pPr>
        <w:pStyle w:val="ListParagraph"/>
        <w:numPr>
          <w:ilvl w:val="0"/>
          <w:numId w:val="29"/>
        </w:numPr>
        <w:autoSpaceDE w:val="0"/>
        <w:autoSpaceDN w:val="0"/>
        <w:adjustRightInd w:val="0"/>
        <w:spacing w:after="0" w:line="240" w:lineRule="auto"/>
        <w:jc w:val="both"/>
        <w:rPr>
          <w:rFonts w:ascii="Times New Roman" w:hAnsi="Times New Roman" w:cs="Times New Roman"/>
          <w:bCs/>
          <w:color w:val="000000"/>
          <w:sz w:val="24"/>
          <w:szCs w:val="24"/>
          <w:lang w:val="en-US"/>
        </w:rPr>
      </w:pPr>
      <w:r>
        <w:rPr>
          <w:rFonts w:ascii="Times New Roman" w:hAnsi="Times New Roman" w:cs="Times New Roman"/>
          <w:bCs/>
          <w:color w:val="000000"/>
          <w:sz w:val="24"/>
          <w:szCs w:val="24"/>
          <w:lang w:val="en-US"/>
        </w:rPr>
        <w:t>A</w:t>
      </w:r>
      <w:r w:rsidR="004F6F78">
        <w:rPr>
          <w:rFonts w:ascii="Times New Roman" w:hAnsi="Times New Roman" w:cs="Times New Roman"/>
          <w:bCs/>
          <w:color w:val="000000"/>
          <w:sz w:val="24"/>
          <w:szCs w:val="24"/>
          <w:lang w:val="en-US"/>
        </w:rPr>
        <w:t>nalisa</w:t>
      </w:r>
    </w:p>
    <w:p w14:paraId="79741C28" w14:textId="77777777" w:rsidR="00D45283" w:rsidRDefault="00D45283" w:rsidP="00D45283">
      <w:pPr>
        <w:pStyle w:val="ListParagraph"/>
        <w:autoSpaceDE w:val="0"/>
        <w:autoSpaceDN w:val="0"/>
        <w:adjustRightInd w:val="0"/>
        <w:spacing w:after="0" w:line="240" w:lineRule="auto"/>
        <w:ind w:left="1146"/>
        <w:jc w:val="both"/>
        <w:rPr>
          <w:ins w:id="604" w:author="asus" w:date="2018-11-26T22:07:00Z"/>
          <w:rFonts w:ascii="Times New Roman" w:hAnsi="Times New Roman" w:cs="Times New Roman"/>
          <w:bCs/>
          <w:color w:val="000000"/>
          <w:sz w:val="24"/>
          <w:szCs w:val="24"/>
          <w:lang w:val="en-US"/>
        </w:rPr>
      </w:pPr>
    </w:p>
    <w:p w14:paraId="766925EF" w14:textId="77777777" w:rsidR="0056129E" w:rsidRPr="0056129E" w:rsidRDefault="0056129E" w:rsidP="0056129E">
      <w:pPr>
        <w:pStyle w:val="ListParagraph"/>
        <w:numPr>
          <w:ilvl w:val="0"/>
          <w:numId w:val="8"/>
        </w:numPr>
        <w:autoSpaceDE w:val="0"/>
        <w:autoSpaceDN w:val="0"/>
        <w:adjustRightInd w:val="0"/>
        <w:spacing w:after="0"/>
        <w:jc w:val="both"/>
        <w:rPr>
          <w:ins w:id="605" w:author="asus" w:date="2018-11-26T22:07:00Z"/>
          <w:rFonts w:ascii="Times New Roman" w:hAnsi="Times New Roman" w:cs="Times New Roman"/>
          <w:bCs/>
          <w:color w:val="000000"/>
          <w:sz w:val="24"/>
          <w:szCs w:val="24"/>
          <w:lang w:val="en-US"/>
        </w:rPr>
      </w:pPr>
      <w:ins w:id="606" w:author="asus" w:date="2018-11-26T22:07:00Z">
        <w:r w:rsidRPr="0056129E">
          <w:rPr>
            <w:rFonts w:ascii="Times New Roman" w:hAnsi="Times New Roman" w:cs="Times New Roman"/>
            <w:bCs/>
            <w:color w:val="000000"/>
            <w:sz w:val="24"/>
            <w:szCs w:val="24"/>
            <w:lang w:val="en-US"/>
          </w:rPr>
          <w:t>Memahami penggunaan interface List.</w:t>
        </w:r>
      </w:ins>
    </w:p>
    <w:p w14:paraId="3AE14852" w14:textId="77777777" w:rsidR="0056129E" w:rsidRPr="0056129E" w:rsidRDefault="0056129E" w:rsidP="0056129E">
      <w:pPr>
        <w:pStyle w:val="ListParagraph"/>
        <w:numPr>
          <w:ilvl w:val="0"/>
          <w:numId w:val="36"/>
        </w:numPr>
        <w:autoSpaceDE w:val="0"/>
        <w:autoSpaceDN w:val="0"/>
        <w:adjustRightInd w:val="0"/>
        <w:spacing w:after="0"/>
        <w:jc w:val="both"/>
        <w:rPr>
          <w:ins w:id="607" w:author="asus" w:date="2018-11-26T22:07:00Z"/>
          <w:rFonts w:ascii="Times New Roman" w:hAnsi="Times New Roman" w:cs="Times New Roman"/>
          <w:bCs/>
          <w:color w:val="000000"/>
          <w:sz w:val="24"/>
          <w:szCs w:val="24"/>
          <w:lang w:val="en-US"/>
        </w:rPr>
      </w:pPr>
      <w:ins w:id="608" w:author="asus" w:date="2018-11-26T22:07:00Z">
        <w:r w:rsidRPr="0056129E">
          <w:rPr>
            <w:rFonts w:ascii="Times New Roman" w:hAnsi="Times New Roman" w:cs="Times New Roman"/>
            <w:bCs/>
            <w:color w:val="000000"/>
            <w:sz w:val="24"/>
            <w:szCs w:val="24"/>
            <w:lang w:val="en-US"/>
          </w:rPr>
          <w:t>Buatlah objek List, dengan data bertipe String lakukan langkah berikut :</w:t>
        </w:r>
      </w:ins>
    </w:p>
    <w:p w14:paraId="6FA04D6C" w14:textId="77777777" w:rsidR="0056129E" w:rsidRPr="0056129E" w:rsidRDefault="0056129E" w:rsidP="0056129E">
      <w:pPr>
        <w:pStyle w:val="ListParagraph"/>
        <w:numPr>
          <w:ilvl w:val="0"/>
          <w:numId w:val="36"/>
        </w:numPr>
        <w:autoSpaceDE w:val="0"/>
        <w:autoSpaceDN w:val="0"/>
        <w:adjustRightInd w:val="0"/>
        <w:spacing w:after="0"/>
        <w:jc w:val="both"/>
        <w:rPr>
          <w:ins w:id="609" w:author="asus" w:date="2018-11-26T22:07:00Z"/>
          <w:rFonts w:ascii="Times New Roman" w:hAnsi="Times New Roman" w:cs="Times New Roman"/>
          <w:bCs/>
          <w:color w:val="000000"/>
          <w:sz w:val="24"/>
          <w:szCs w:val="24"/>
          <w:lang w:val="en-US"/>
        </w:rPr>
      </w:pPr>
      <w:ins w:id="610" w:author="asus" w:date="2018-11-26T22:07:00Z">
        <w:r w:rsidRPr="0056129E">
          <w:rPr>
            <w:rFonts w:ascii="Times New Roman" w:hAnsi="Times New Roman" w:cs="Times New Roman"/>
            <w:bCs/>
            <w:color w:val="000000"/>
            <w:sz w:val="24"/>
            <w:szCs w:val="24"/>
            <w:lang w:val="en-US"/>
          </w:rPr>
          <w:t>Tampilkan data yang terdapat pada list.</w:t>
        </w:r>
      </w:ins>
    </w:p>
    <w:p w14:paraId="73C72E0E" w14:textId="77777777" w:rsidR="0056129E" w:rsidRPr="0056129E" w:rsidRDefault="0056129E" w:rsidP="0056129E">
      <w:pPr>
        <w:pStyle w:val="ListParagraph"/>
        <w:numPr>
          <w:ilvl w:val="0"/>
          <w:numId w:val="36"/>
        </w:numPr>
        <w:autoSpaceDE w:val="0"/>
        <w:autoSpaceDN w:val="0"/>
        <w:adjustRightInd w:val="0"/>
        <w:spacing w:after="0"/>
        <w:jc w:val="both"/>
        <w:rPr>
          <w:ins w:id="611" w:author="asus" w:date="2018-11-26T22:07:00Z"/>
          <w:rFonts w:ascii="Times New Roman" w:hAnsi="Times New Roman" w:cs="Times New Roman"/>
          <w:bCs/>
          <w:color w:val="000000"/>
          <w:sz w:val="24"/>
          <w:szCs w:val="24"/>
          <w:lang w:val="en-US"/>
        </w:rPr>
      </w:pPr>
      <w:ins w:id="612" w:author="asus" w:date="2018-11-26T22:07:00Z">
        <w:r w:rsidRPr="0056129E">
          <w:rPr>
            <w:rFonts w:ascii="Times New Roman" w:hAnsi="Times New Roman" w:cs="Times New Roman"/>
            <w:bCs/>
            <w:color w:val="000000"/>
            <w:sz w:val="24"/>
            <w:szCs w:val="24"/>
            <w:lang w:val="en-US"/>
          </w:rPr>
          <w:t>Baliklah data yang terdapat pada list dan tampilkan.</w:t>
        </w:r>
      </w:ins>
    </w:p>
    <w:p w14:paraId="3B3EB8A9" w14:textId="77777777" w:rsidR="0056129E" w:rsidRPr="0056129E" w:rsidRDefault="0056129E" w:rsidP="0056129E">
      <w:pPr>
        <w:pStyle w:val="ListParagraph"/>
        <w:numPr>
          <w:ilvl w:val="0"/>
          <w:numId w:val="36"/>
        </w:numPr>
        <w:autoSpaceDE w:val="0"/>
        <w:autoSpaceDN w:val="0"/>
        <w:adjustRightInd w:val="0"/>
        <w:spacing w:after="0"/>
        <w:jc w:val="both"/>
        <w:rPr>
          <w:ins w:id="613" w:author="asus" w:date="2018-11-26T22:07:00Z"/>
          <w:rFonts w:ascii="Times New Roman" w:hAnsi="Times New Roman" w:cs="Times New Roman"/>
          <w:bCs/>
          <w:color w:val="000000"/>
          <w:sz w:val="24"/>
          <w:szCs w:val="24"/>
          <w:lang w:val="en-US"/>
        </w:rPr>
      </w:pPr>
      <w:ins w:id="614" w:author="asus" w:date="2018-11-26T22:07:00Z">
        <w:r w:rsidRPr="0056129E">
          <w:rPr>
            <w:rFonts w:ascii="Times New Roman" w:hAnsi="Times New Roman" w:cs="Times New Roman"/>
            <w:bCs/>
            <w:color w:val="000000"/>
            <w:sz w:val="24"/>
            <w:szCs w:val="24"/>
            <w:lang w:val="en-US"/>
          </w:rPr>
          <w:t>Acaklah data tersebut dan tampilkan.</w:t>
        </w:r>
      </w:ins>
    </w:p>
    <w:p w14:paraId="703F02AF" w14:textId="77777777" w:rsidR="0056129E" w:rsidRPr="0056129E" w:rsidRDefault="0056129E" w:rsidP="0056129E">
      <w:pPr>
        <w:pStyle w:val="ListParagraph"/>
        <w:numPr>
          <w:ilvl w:val="0"/>
          <w:numId w:val="36"/>
        </w:numPr>
        <w:autoSpaceDE w:val="0"/>
        <w:autoSpaceDN w:val="0"/>
        <w:adjustRightInd w:val="0"/>
        <w:spacing w:after="0"/>
        <w:jc w:val="both"/>
        <w:rPr>
          <w:ins w:id="615" w:author="asus" w:date="2018-11-26T22:07:00Z"/>
          <w:rFonts w:ascii="Times New Roman" w:hAnsi="Times New Roman" w:cs="Times New Roman"/>
          <w:bCs/>
          <w:color w:val="000000"/>
          <w:sz w:val="24"/>
          <w:szCs w:val="24"/>
          <w:lang w:val="en-US"/>
        </w:rPr>
      </w:pPr>
      <w:ins w:id="616" w:author="asus" w:date="2018-11-26T22:07:00Z">
        <w:r w:rsidRPr="0056129E">
          <w:rPr>
            <w:rFonts w:ascii="Times New Roman" w:hAnsi="Times New Roman" w:cs="Times New Roman"/>
            <w:bCs/>
            <w:color w:val="000000"/>
            <w:sz w:val="24"/>
            <w:szCs w:val="24"/>
            <w:lang w:val="en-US"/>
          </w:rPr>
          <w:t>Urutkan data tersebut dan tampilkan.</w:t>
        </w:r>
      </w:ins>
    </w:p>
    <w:p w14:paraId="3C56E4DE" w14:textId="77777777" w:rsidR="0056129E" w:rsidRDefault="0056129E" w:rsidP="0056129E">
      <w:pPr>
        <w:pStyle w:val="ListParagraph"/>
        <w:autoSpaceDE w:val="0"/>
        <w:autoSpaceDN w:val="0"/>
        <w:adjustRightInd w:val="0"/>
        <w:spacing w:after="0" w:line="240" w:lineRule="auto"/>
        <w:ind w:left="786"/>
        <w:jc w:val="both"/>
        <w:rPr>
          <w:ins w:id="617" w:author="asus" w:date="2018-11-26T22:07:00Z"/>
          <w:rFonts w:ascii="Times New Roman" w:hAnsi="Times New Roman" w:cs="Times New Roman"/>
          <w:bCs/>
          <w:color w:val="000000"/>
          <w:sz w:val="24"/>
          <w:szCs w:val="24"/>
          <w:lang w:val="en-US"/>
        </w:rPr>
      </w:pPr>
      <w:ins w:id="618" w:author="asus" w:date="2018-11-26T22:07:00Z">
        <w:r>
          <w:rPr>
            <w:rFonts w:ascii="Times New Roman" w:hAnsi="Times New Roman" w:cs="Times New Roman"/>
            <w:bCs/>
            <w:color w:val="000000"/>
            <w:sz w:val="24"/>
            <w:szCs w:val="24"/>
            <w:lang w:val="en-US"/>
          </w:rPr>
          <w:t>Jawab</w:t>
        </w:r>
        <w:r>
          <w:rPr>
            <w:rFonts w:ascii="Times New Roman" w:hAnsi="Times New Roman" w:cs="Times New Roman"/>
            <w:bCs/>
            <w:color w:val="000000"/>
            <w:sz w:val="24"/>
            <w:szCs w:val="24"/>
            <w:lang w:val="en-US"/>
          </w:rPr>
          <w:tab/>
          <w:t>:</w:t>
        </w:r>
      </w:ins>
    </w:p>
    <w:p w14:paraId="6C96E4B3" w14:textId="77777777" w:rsidR="0056129E" w:rsidRPr="0056129E" w:rsidRDefault="0056129E" w:rsidP="0056129E">
      <w:pPr>
        <w:pStyle w:val="ListParagraph"/>
        <w:numPr>
          <w:ilvl w:val="0"/>
          <w:numId w:val="37"/>
        </w:numPr>
        <w:autoSpaceDE w:val="0"/>
        <w:autoSpaceDN w:val="0"/>
        <w:adjustRightInd w:val="0"/>
        <w:spacing w:after="0" w:line="240" w:lineRule="auto"/>
        <w:jc w:val="both"/>
        <w:rPr>
          <w:ins w:id="619" w:author="asus" w:date="2018-11-26T22:07:00Z"/>
          <w:rFonts w:ascii="Times New Roman" w:hAnsi="Times New Roman" w:cs="Times New Roman"/>
          <w:bCs/>
          <w:color w:val="000000"/>
          <w:sz w:val="24"/>
          <w:szCs w:val="24"/>
          <w:lang w:val="en-US"/>
        </w:rPr>
      </w:pPr>
      <w:ins w:id="620" w:author="asus" w:date="2018-11-26T22:07:00Z">
        <w:r w:rsidRPr="0056129E">
          <w:rPr>
            <w:rFonts w:ascii="Times New Roman" w:hAnsi="Times New Roman" w:cs="Times New Roman"/>
            <w:bCs/>
            <w:color w:val="000000"/>
            <w:sz w:val="24"/>
            <w:szCs w:val="24"/>
            <w:lang w:val="en-US"/>
          </w:rPr>
          <w:t>Listing program</w:t>
        </w:r>
      </w:ins>
    </w:p>
    <w:p w14:paraId="73D08EE0" w14:textId="77777777" w:rsidR="0056129E" w:rsidRPr="0056129E" w:rsidRDefault="0056129E" w:rsidP="0056129E">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9"/>
        <w:jc w:val="both"/>
        <w:rPr>
          <w:ins w:id="621" w:author="asus" w:date="2018-11-26T22:07:00Z"/>
          <w:rFonts w:ascii="Consolas" w:hAnsi="Consolas" w:cs="Times New Roman"/>
          <w:bCs/>
          <w:color w:val="000000"/>
          <w:sz w:val="20"/>
          <w:szCs w:val="20"/>
          <w:lang w:val="en-US"/>
        </w:rPr>
      </w:pPr>
      <w:ins w:id="622" w:author="asus" w:date="2018-11-26T22:07:00Z">
        <w:r w:rsidRPr="0056129E">
          <w:rPr>
            <w:rFonts w:ascii="Consolas" w:hAnsi="Consolas" w:cs="Times New Roman"/>
            <w:bCs/>
            <w:color w:val="000000"/>
            <w:sz w:val="20"/>
            <w:szCs w:val="20"/>
            <w:lang w:val="en-US"/>
          </w:rPr>
          <w:t>import java.util.*;</w:t>
        </w:r>
      </w:ins>
    </w:p>
    <w:p w14:paraId="23061E23" w14:textId="77777777" w:rsidR="0056129E" w:rsidRPr="0056129E" w:rsidRDefault="0056129E" w:rsidP="0056129E">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9"/>
        <w:jc w:val="both"/>
        <w:rPr>
          <w:ins w:id="623" w:author="asus" w:date="2018-11-26T22:07:00Z"/>
          <w:rFonts w:ascii="Consolas" w:hAnsi="Consolas" w:cs="Times New Roman"/>
          <w:bCs/>
          <w:color w:val="000000"/>
          <w:sz w:val="20"/>
          <w:szCs w:val="20"/>
          <w:lang w:val="en-US"/>
        </w:rPr>
      </w:pPr>
    </w:p>
    <w:p w14:paraId="3CBEFACF" w14:textId="77777777" w:rsidR="0056129E" w:rsidRPr="0056129E" w:rsidRDefault="0056129E" w:rsidP="0056129E">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9"/>
        <w:jc w:val="both"/>
        <w:rPr>
          <w:ins w:id="624" w:author="asus" w:date="2018-11-26T22:07:00Z"/>
          <w:rFonts w:ascii="Consolas" w:hAnsi="Consolas" w:cs="Times New Roman"/>
          <w:bCs/>
          <w:color w:val="000000"/>
          <w:sz w:val="20"/>
          <w:szCs w:val="20"/>
          <w:lang w:val="en-US"/>
        </w:rPr>
      </w:pPr>
      <w:ins w:id="625" w:author="asus" w:date="2018-11-26T22:07:00Z">
        <w:r w:rsidRPr="0056129E">
          <w:rPr>
            <w:rFonts w:ascii="Consolas" w:hAnsi="Consolas" w:cs="Times New Roman"/>
            <w:bCs/>
            <w:color w:val="000000"/>
            <w:sz w:val="20"/>
            <w:szCs w:val="20"/>
            <w:lang w:val="en-US"/>
          </w:rPr>
          <w:t>public class Latihan2 {</w:t>
        </w:r>
      </w:ins>
    </w:p>
    <w:p w14:paraId="05A8A5BA" w14:textId="77777777" w:rsidR="0056129E" w:rsidRPr="0056129E" w:rsidRDefault="0056129E" w:rsidP="0056129E">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9"/>
        <w:jc w:val="both"/>
        <w:rPr>
          <w:ins w:id="626" w:author="asus" w:date="2018-11-26T22:07:00Z"/>
          <w:rFonts w:ascii="Consolas" w:hAnsi="Consolas" w:cs="Times New Roman"/>
          <w:bCs/>
          <w:color w:val="000000"/>
          <w:sz w:val="20"/>
          <w:szCs w:val="20"/>
          <w:lang w:val="en-US"/>
        </w:rPr>
      </w:pPr>
      <w:ins w:id="627" w:author="asus" w:date="2018-11-26T22:07:00Z">
        <w:r w:rsidRPr="0056129E">
          <w:rPr>
            <w:rFonts w:ascii="Consolas" w:hAnsi="Consolas" w:cs="Times New Roman"/>
            <w:bCs/>
            <w:color w:val="000000"/>
            <w:sz w:val="20"/>
            <w:szCs w:val="20"/>
            <w:lang w:val="en-US"/>
          </w:rPr>
          <w:t xml:space="preserve">    public static void main(String[] args) {</w:t>
        </w:r>
      </w:ins>
    </w:p>
    <w:p w14:paraId="31EA91D6" w14:textId="77777777" w:rsidR="0056129E" w:rsidRPr="0056129E" w:rsidRDefault="0056129E" w:rsidP="0056129E">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9"/>
        <w:jc w:val="both"/>
        <w:rPr>
          <w:ins w:id="628" w:author="asus" w:date="2018-11-26T22:07:00Z"/>
          <w:rFonts w:ascii="Consolas" w:hAnsi="Consolas" w:cs="Times New Roman"/>
          <w:bCs/>
          <w:color w:val="000000"/>
          <w:sz w:val="20"/>
          <w:szCs w:val="20"/>
          <w:lang w:val="en-US"/>
        </w:rPr>
      </w:pPr>
      <w:ins w:id="629" w:author="asus" w:date="2018-11-26T22:07:00Z">
        <w:r w:rsidRPr="0056129E">
          <w:rPr>
            <w:rFonts w:ascii="Consolas" w:hAnsi="Consolas" w:cs="Times New Roman"/>
            <w:bCs/>
            <w:color w:val="000000"/>
            <w:sz w:val="20"/>
            <w:szCs w:val="20"/>
            <w:lang w:val="en-US"/>
          </w:rPr>
          <w:t xml:space="preserve">        List&lt;String&gt; l = new ArrayList&lt;String&gt;();</w:t>
        </w:r>
      </w:ins>
    </w:p>
    <w:p w14:paraId="0EE97A3D" w14:textId="77777777" w:rsidR="0056129E" w:rsidRPr="0056129E" w:rsidRDefault="0056129E" w:rsidP="0056129E">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9"/>
        <w:jc w:val="both"/>
        <w:rPr>
          <w:ins w:id="630" w:author="asus" w:date="2018-11-26T22:07:00Z"/>
          <w:rFonts w:ascii="Consolas" w:hAnsi="Consolas" w:cs="Times New Roman"/>
          <w:bCs/>
          <w:color w:val="000000"/>
          <w:sz w:val="20"/>
          <w:szCs w:val="20"/>
          <w:lang w:val="en-US"/>
        </w:rPr>
      </w:pPr>
      <w:ins w:id="631" w:author="asus" w:date="2018-11-26T22:07:00Z">
        <w:r w:rsidRPr="0056129E">
          <w:rPr>
            <w:rFonts w:ascii="Consolas" w:hAnsi="Consolas" w:cs="Times New Roman"/>
            <w:bCs/>
            <w:color w:val="000000"/>
            <w:sz w:val="20"/>
            <w:szCs w:val="20"/>
            <w:lang w:val="en-US"/>
          </w:rPr>
          <w:t xml:space="preserve">        l.add("apel");</w:t>
        </w:r>
      </w:ins>
    </w:p>
    <w:p w14:paraId="2E03322E" w14:textId="77777777" w:rsidR="0056129E" w:rsidRPr="0056129E" w:rsidRDefault="0056129E" w:rsidP="0056129E">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9"/>
        <w:jc w:val="both"/>
        <w:rPr>
          <w:ins w:id="632" w:author="asus" w:date="2018-11-26T22:07:00Z"/>
          <w:rFonts w:ascii="Consolas" w:hAnsi="Consolas" w:cs="Times New Roman"/>
          <w:bCs/>
          <w:color w:val="000000"/>
          <w:sz w:val="20"/>
          <w:szCs w:val="20"/>
          <w:lang w:val="en-US"/>
        </w:rPr>
      </w:pPr>
      <w:ins w:id="633" w:author="asus" w:date="2018-11-26T22:07:00Z">
        <w:r w:rsidRPr="0056129E">
          <w:rPr>
            <w:rFonts w:ascii="Consolas" w:hAnsi="Consolas" w:cs="Times New Roman"/>
            <w:bCs/>
            <w:color w:val="000000"/>
            <w:sz w:val="20"/>
            <w:szCs w:val="20"/>
            <w:lang w:val="en-US"/>
          </w:rPr>
          <w:t xml:space="preserve">        l.add("jeruk");</w:t>
        </w:r>
      </w:ins>
    </w:p>
    <w:p w14:paraId="4BA8D525" w14:textId="77777777" w:rsidR="0056129E" w:rsidRPr="0056129E" w:rsidRDefault="0056129E" w:rsidP="0056129E">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9"/>
        <w:jc w:val="both"/>
        <w:rPr>
          <w:ins w:id="634" w:author="asus" w:date="2018-11-26T22:07:00Z"/>
          <w:rFonts w:ascii="Consolas" w:hAnsi="Consolas" w:cs="Times New Roman"/>
          <w:bCs/>
          <w:color w:val="000000"/>
          <w:sz w:val="20"/>
          <w:szCs w:val="20"/>
          <w:lang w:val="en-US"/>
        </w:rPr>
      </w:pPr>
      <w:ins w:id="635" w:author="asus" w:date="2018-11-26T22:07:00Z">
        <w:r w:rsidRPr="0056129E">
          <w:rPr>
            <w:rFonts w:ascii="Consolas" w:hAnsi="Consolas" w:cs="Times New Roman"/>
            <w:bCs/>
            <w:color w:val="000000"/>
            <w:sz w:val="20"/>
            <w:szCs w:val="20"/>
            <w:lang w:val="en-US"/>
          </w:rPr>
          <w:t xml:space="preserve">        l.add("mangga");</w:t>
        </w:r>
      </w:ins>
    </w:p>
    <w:p w14:paraId="2705BC64" w14:textId="77777777" w:rsidR="0056129E" w:rsidRPr="0056129E" w:rsidRDefault="0056129E" w:rsidP="0056129E">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9"/>
        <w:jc w:val="both"/>
        <w:rPr>
          <w:ins w:id="636" w:author="asus" w:date="2018-11-26T22:07:00Z"/>
          <w:rFonts w:ascii="Consolas" w:hAnsi="Consolas" w:cs="Times New Roman"/>
          <w:bCs/>
          <w:color w:val="000000"/>
          <w:sz w:val="20"/>
          <w:szCs w:val="20"/>
          <w:lang w:val="en-US"/>
        </w:rPr>
      </w:pPr>
      <w:ins w:id="637" w:author="asus" w:date="2018-11-26T22:07:00Z">
        <w:r w:rsidRPr="0056129E">
          <w:rPr>
            <w:rFonts w:ascii="Consolas" w:hAnsi="Consolas" w:cs="Times New Roman"/>
            <w:bCs/>
            <w:color w:val="000000"/>
            <w:sz w:val="20"/>
            <w:szCs w:val="20"/>
            <w:lang w:val="en-US"/>
          </w:rPr>
          <w:t xml:space="preserve">        l.add("anggur");</w:t>
        </w:r>
      </w:ins>
    </w:p>
    <w:p w14:paraId="22191AE7" w14:textId="77777777" w:rsidR="0056129E" w:rsidRPr="0056129E" w:rsidRDefault="0056129E" w:rsidP="0056129E">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9"/>
        <w:jc w:val="both"/>
        <w:rPr>
          <w:ins w:id="638" w:author="asus" w:date="2018-11-26T22:07:00Z"/>
          <w:rFonts w:ascii="Consolas" w:hAnsi="Consolas" w:cs="Times New Roman"/>
          <w:bCs/>
          <w:color w:val="000000"/>
          <w:sz w:val="20"/>
          <w:szCs w:val="20"/>
          <w:lang w:val="en-US"/>
        </w:rPr>
      </w:pPr>
      <w:ins w:id="639" w:author="asus" w:date="2018-11-26T22:07:00Z">
        <w:r w:rsidRPr="0056129E">
          <w:rPr>
            <w:rFonts w:ascii="Consolas" w:hAnsi="Consolas" w:cs="Times New Roman"/>
            <w:bCs/>
            <w:color w:val="000000"/>
            <w:sz w:val="20"/>
            <w:szCs w:val="20"/>
            <w:lang w:val="en-US"/>
          </w:rPr>
          <w:t xml:space="preserve">        l.add("semangka");</w:t>
        </w:r>
      </w:ins>
    </w:p>
    <w:p w14:paraId="3829C9D7" w14:textId="77777777" w:rsidR="0056129E" w:rsidRPr="0056129E" w:rsidRDefault="0056129E" w:rsidP="0056129E">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9"/>
        <w:jc w:val="both"/>
        <w:rPr>
          <w:ins w:id="640" w:author="asus" w:date="2018-11-26T22:07:00Z"/>
          <w:rFonts w:ascii="Consolas" w:hAnsi="Consolas" w:cs="Times New Roman"/>
          <w:bCs/>
          <w:color w:val="000000"/>
          <w:sz w:val="20"/>
          <w:szCs w:val="20"/>
          <w:lang w:val="en-US"/>
        </w:rPr>
      </w:pPr>
      <w:ins w:id="641" w:author="asus" w:date="2018-11-26T22:07:00Z">
        <w:r w:rsidRPr="0056129E">
          <w:rPr>
            <w:rFonts w:ascii="Consolas" w:hAnsi="Consolas" w:cs="Times New Roman"/>
            <w:bCs/>
            <w:color w:val="000000"/>
            <w:sz w:val="20"/>
            <w:szCs w:val="20"/>
            <w:lang w:val="en-US"/>
          </w:rPr>
          <w:t xml:space="preserve">        l.add("pisang");</w:t>
        </w:r>
      </w:ins>
    </w:p>
    <w:p w14:paraId="3631003E" w14:textId="77777777" w:rsidR="0056129E" w:rsidRPr="0056129E" w:rsidRDefault="0056129E" w:rsidP="0056129E">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9"/>
        <w:jc w:val="both"/>
        <w:rPr>
          <w:ins w:id="642" w:author="asus" w:date="2018-11-26T22:07:00Z"/>
          <w:rFonts w:ascii="Consolas" w:hAnsi="Consolas" w:cs="Times New Roman"/>
          <w:bCs/>
          <w:color w:val="000000"/>
          <w:sz w:val="20"/>
          <w:szCs w:val="20"/>
          <w:lang w:val="en-US"/>
        </w:rPr>
      </w:pPr>
    </w:p>
    <w:p w14:paraId="10E31AC6" w14:textId="77777777" w:rsidR="0056129E" w:rsidRPr="0056129E" w:rsidRDefault="0056129E" w:rsidP="0056129E">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9"/>
        <w:jc w:val="both"/>
        <w:rPr>
          <w:ins w:id="643" w:author="asus" w:date="2018-11-26T22:07:00Z"/>
          <w:rFonts w:ascii="Consolas" w:hAnsi="Consolas" w:cs="Times New Roman"/>
          <w:bCs/>
          <w:color w:val="000000"/>
          <w:sz w:val="20"/>
          <w:szCs w:val="20"/>
          <w:lang w:val="en-US"/>
        </w:rPr>
      </w:pPr>
      <w:ins w:id="644" w:author="asus" w:date="2018-11-26T22:07:00Z">
        <w:r w:rsidRPr="0056129E">
          <w:rPr>
            <w:rFonts w:ascii="Consolas" w:hAnsi="Consolas" w:cs="Times New Roman"/>
            <w:bCs/>
            <w:color w:val="000000"/>
            <w:sz w:val="20"/>
            <w:szCs w:val="20"/>
            <w:lang w:val="en-US"/>
          </w:rPr>
          <w:t xml:space="preserve">        System.out.print("List asli    : ");</w:t>
        </w:r>
      </w:ins>
    </w:p>
    <w:p w14:paraId="7386E602" w14:textId="77777777" w:rsidR="0056129E" w:rsidRPr="0056129E" w:rsidRDefault="0056129E" w:rsidP="0056129E">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9"/>
        <w:jc w:val="both"/>
        <w:rPr>
          <w:ins w:id="645" w:author="asus" w:date="2018-11-26T22:07:00Z"/>
          <w:rFonts w:ascii="Consolas" w:hAnsi="Consolas" w:cs="Times New Roman"/>
          <w:bCs/>
          <w:color w:val="000000"/>
          <w:sz w:val="20"/>
          <w:szCs w:val="20"/>
          <w:lang w:val="en-US"/>
        </w:rPr>
      </w:pPr>
      <w:ins w:id="646" w:author="asus" w:date="2018-11-26T22:07:00Z">
        <w:r w:rsidRPr="0056129E">
          <w:rPr>
            <w:rFonts w:ascii="Consolas" w:hAnsi="Consolas" w:cs="Times New Roman"/>
            <w:bCs/>
            <w:color w:val="000000"/>
            <w:sz w:val="20"/>
            <w:szCs w:val="20"/>
            <w:lang w:val="en-US"/>
          </w:rPr>
          <w:t xml:space="preserve">        System.out.println(l);</w:t>
        </w:r>
      </w:ins>
    </w:p>
    <w:p w14:paraId="1932D0E4" w14:textId="77777777" w:rsidR="0056129E" w:rsidRPr="0056129E" w:rsidRDefault="0056129E" w:rsidP="0056129E">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9"/>
        <w:jc w:val="both"/>
        <w:rPr>
          <w:ins w:id="647" w:author="asus" w:date="2018-11-26T22:07:00Z"/>
          <w:rFonts w:ascii="Consolas" w:hAnsi="Consolas" w:cs="Times New Roman"/>
          <w:bCs/>
          <w:color w:val="000000"/>
          <w:sz w:val="20"/>
          <w:szCs w:val="20"/>
          <w:lang w:val="en-US"/>
        </w:rPr>
      </w:pPr>
    </w:p>
    <w:p w14:paraId="4D847F89" w14:textId="77777777" w:rsidR="0056129E" w:rsidRPr="0056129E" w:rsidRDefault="0056129E" w:rsidP="0056129E">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9"/>
        <w:jc w:val="both"/>
        <w:rPr>
          <w:ins w:id="648" w:author="asus" w:date="2018-11-26T22:07:00Z"/>
          <w:rFonts w:ascii="Consolas" w:hAnsi="Consolas" w:cs="Times New Roman"/>
          <w:bCs/>
          <w:color w:val="000000"/>
          <w:sz w:val="20"/>
          <w:szCs w:val="20"/>
          <w:lang w:val="en-US"/>
        </w:rPr>
      </w:pPr>
      <w:ins w:id="649" w:author="asus" w:date="2018-11-26T22:07:00Z">
        <w:r w:rsidRPr="0056129E">
          <w:rPr>
            <w:rFonts w:ascii="Consolas" w:hAnsi="Consolas" w:cs="Times New Roman"/>
            <w:bCs/>
            <w:color w:val="000000"/>
            <w:sz w:val="20"/>
            <w:szCs w:val="20"/>
            <w:lang w:val="en-US"/>
          </w:rPr>
          <w:t xml:space="preserve">        Collections.reverse(l);</w:t>
        </w:r>
      </w:ins>
    </w:p>
    <w:p w14:paraId="6F1D9A43" w14:textId="77777777" w:rsidR="0056129E" w:rsidRPr="0056129E" w:rsidRDefault="0056129E" w:rsidP="0056129E">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9"/>
        <w:jc w:val="both"/>
        <w:rPr>
          <w:ins w:id="650" w:author="asus" w:date="2018-11-26T22:07:00Z"/>
          <w:rFonts w:ascii="Consolas" w:hAnsi="Consolas" w:cs="Times New Roman"/>
          <w:bCs/>
          <w:color w:val="000000"/>
          <w:sz w:val="20"/>
          <w:szCs w:val="20"/>
          <w:lang w:val="en-US"/>
        </w:rPr>
      </w:pPr>
      <w:ins w:id="651" w:author="asus" w:date="2018-11-26T22:07:00Z">
        <w:r w:rsidRPr="0056129E">
          <w:rPr>
            <w:rFonts w:ascii="Consolas" w:hAnsi="Consolas" w:cs="Times New Roman"/>
            <w:bCs/>
            <w:color w:val="000000"/>
            <w:sz w:val="20"/>
            <w:szCs w:val="20"/>
            <w:lang w:val="en-US"/>
          </w:rPr>
          <w:t xml:space="preserve">        System.out.print("List reverse : ");</w:t>
        </w:r>
      </w:ins>
    </w:p>
    <w:p w14:paraId="5DB3E0F8" w14:textId="77777777" w:rsidR="0056129E" w:rsidRPr="0056129E" w:rsidRDefault="0056129E" w:rsidP="0056129E">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9"/>
        <w:jc w:val="both"/>
        <w:rPr>
          <w:ins w:id="652" w:author="asus" w:date="2018-11-26T22:07:00Z"/>
          <w:rFonts w:ascii="Consolas" w:hAnsi="Consolas" w:cs="Times New Roman"/>
          <w:bCs/>
          <w:color w:val="000000"/>
          <w:sz w:val="20"/>
          <w:szCs w:val="20"/>
          <w:lang w:val="en-US"/>
        </w:rPr>
      </w:pPr>
      <w:ins w:id="653" w:author="asus" w:date="2018-11-26T22:07:00Z">
        <w:r w:rsidRPr="0056129E">
          <w:rPr>
            <w:rFonts w:ascii="Consolas" w:hAnsi="Consolas" w:cs="Times New Roman"/>
            <w:bCs/>
            <w:color w:val="000000"/>
            <w:sz w:val="20"/>
            <w:szCs w:val="20"/>
            <w:lang w:val="en-US"/>
          </w:rPr>
          <w:t xml:space="preserve">        System.out.println(l);</w:t>
        </w:r>
      </w:ins>
    </w:p>
    <w:p w14:paraId="58CA61D5" w14:textId="77777777" w:rsidR="0056129E" w:rsidRPr="0056129E" w:rsidRDefault="0056129E" w:rsidP="0056129E">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9"/>
        <w:jc w:val="both"/>
        <w:rPr>
          <w:ins w:id="654" w:author="asus" w:date="2018-11-26T22:07:00Z"/>
          <w:rFonts w:ascii="Consolas" w:hAnsi="Consolas" w:cs="Times New Roman"/>
          <w:bCs/>
          <w:color w:val="000000"/>
          <w:sz w:val="20"/>
          <w:szCs w:val="20"/>
          <w:lang w:val="en-US"/>
        </w:rPr>
      </w:pPr>
    </w:p>
    <w:p w14:paraId="67181D1D" w14:textId="77777777" w:rsidR="0056129E" w:rsidRPr="0056129E" w:rsidRDefault="0056129E" w:rsidP="0056129E">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9"/>
        <w:jc w:val="both"/>
        <w:rPr>
          <w:ins w:id="655" w:author="asus" w:date="2018-11-26T22:07:00Z"/>
          <w:rFonts w:ascii="Consolas" w:hAnsi="Consolas" w:cs="Times New Roman"/>
          <w:bCs/>
          <w:color w:val="000000"/>
          <w:sz w:val="20"/>
          <w:szCs w:val="20"/>
          <w:lang w:val="en-US"/>
        </w:rPr>
      </w:pPr>
      <w:ins w:id="656" w:author="asus" w:date="2018-11-26T22:07:00Z">
        <w:r w:rsidRPr="0056129E">
          <w:rPr>
            <w:rFonts w:ascii="Consolas" w:hAnsi="Consolas" w:cs="Times New Roman"/>
            <w:bCs/>
            <w:color w:val="000000"/>
            <w:sz w:val="20"/>
            <w:szCs w:val="20"/>
            <w:lang w:val="en-US"/>
          </w:rPr>
          <w:t xml:space="preserve">        Collections.shuffle(l);</w:t>
        </w:r>
      </w:ins>
    </w:p>
    <w:p w14:paraId="2321E197" w14:textId="77777777" w:rsidR="0056129E" w:rsidRPr="0056129E" w:rsidRDefault="0056129E" w:rsidP="0056129E">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9"/>
        <w:jc w:val="both"/>
        <w:rPr>
          <w:ins w:id="657" w:author="asus" w:date="2018-11-26T22:07:00Z"/>
          <w:rFonts w:ascii="Consolas" w:hAnsi="Consolas" w:cs="Times New Roman"/>
          <w:bCs/>
          <w:color w:val="000000"/>
          <w:sz w:val="20"/>
          <w:szCs w:val="20"/>
          <w:lang w:val="en-US"/>
        </w:rPr>
      </w:pPr>
      <w:ins w:id="658" w:author="asus" w:date="2018-11-26T22:07:00Z">
        <w:r w:rsidRPr="0056129E">
          <w:rPr>
            <w:rFonts w:ascii="Consolas" w:hAnsi="Consolas" w:cs="Times New Roman"/>
            <w:bCs/>
            <w:color w:val="000000"/>
            <w:sz w:val="20"/>
            <w:szCs w:val="20"/>
            <w:lang w:val="en-US"/>
          </w:rPr>
          <w:t xml:space="preserve">        System.out.print("List acak    : ");</w:t>
        </w:r>
      </w:ins>
    </w:p>
    <w:p w14:paraId="65D82197" w14:textId="77777777" w:rsidR="0056129E" w:rsidRPr="0056129E" w:rsidRDefault="0056129E" w:rsidP="0056129E">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9"/>
        <w:jc w:val="both"/>
        <w:rPr>
          <w:ins w:id="659" w:author="asus" w:date="2018-11-26T22:07:00Z"/>
          <w:rFonts w:ascii="Consolas" w:hAnsi="Consolas" w:cs="Times New Roman"/>
          <w:bCs/>
          <w:color w:val="000000"/>
          <w:sz w:val="20"/>
          <w:szCs w:val="20"/>
          <w:lang w:val="en-US"/>
        </w:rPr>
      </w:pPr>
      <w:ins w:id="660" w:author="asus" w:date="2018-11-26T22:07:00Z">
        <w:r w:rsidRPr="0056129E">
          <w:rPr>
            <w:rFonts w:ascii="Consolas" w:hAnsi="Consolas" w:cs="Times New Roman"/>
            <w:bCs/>
            <w:color w:val="000000"/>
            <w:sz w:val="20"/>
            <w:szCs w:val="20"/>
            <w:lang w:val="en-US"/>
          </w:rPr>
          <w:t xml:space="preserve">        System.out.println(l);</w:t>
        </w:r>
      </w:ins>
    </w:p>
    <w:p w14:paraId="2F8D7F7D" w14:textId="77777777" w:rsidR="0056129E" w:rsidRPr="0056129E" w:rsidRDefault="0056129E" w:rsidP="0056129E">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9"/>
        <w:jc w:val="both"/>
        <w:rPr>
          <w:ins w:id="661" w:author="asus" w:date="2018-11-26T22:07:00Z"/>
          <w:rFonts w:ascii="Consolas" w:hAnsi="Consolas" w:cs="Times New Roman"/>
          <w:bCs/>
          <w:color w:val="000000"/>
          <w:sz w:val="20"/>
          <w:szCs w:val="20"/>
          <w:lang w:val="en-US"/>
        </w:rPr>
      </w:pPr>
    </w:p>
    <w:p w14:paraId="6260ABE2" w14:textId="77777777" w:rsidR="0056129E" w:rsidRPr="0056129E" w:rsidRDefault="0056129E" w:rsidP="0056129E">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9"/>
        <w:jc w:val="both"/>
        <w:rPr>
          <w:ins w:id="662" w:author="asus" w:date="2018-11-26T22:07:00Z"/>
          <w:rFonts w:ascii="Consolas" w:hAnsi="Consolas" w:cs="Times New Roman"/>
          <w:bCs/>
          <w:color w:val="000000"/>
          <w:sz w:val="20"/>
          <w:szCs w:val="20"/>
          <w:lang w:val="en-US"/>
        </w:rPr>
      </w:pPr>
      <w:ins w:id="663" w:author="asus" w:date="2018-11-26T22:07:00Z">
        <w:r w:rsidRPr="0056129E">
          <w:rPr>
            <w:rFonts w:ascii="Consolas" w:hAnsi="Consolas" w:cs="Times New Roman"/>
            <w:bCs/>
            <w:color w:val="000000"/>
            <w:sz w:val="20"/>
            <w:szCs w:val="20"/>
            <w:lang w:val="en-US"/>
          </w:rPr>
          <w:t xml:space="preserve">        Collections.sort(l);</w:t>
        </w:r>
      </w:ins>
    </w:p>
    <w:p w14:paraId="31AEF643" w14:textId="77777777" w:rsidR="0056129E" w:rsidRPr="0056129E" w:rsidRDefault="0056129E" w:rsidP="0056129E">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9"/>
        <w:jc w:val="both"/>
        <w:rPr>
          <w:ins w:id="664" w:author="asus" w:date="2018-11-26T22:07:00Z"/>
          <w:rFonts w:ascii="Consolas" w:hAnsi="Consolas" w:cs="Times New Roman"/>
          <w:bCs/>
          <w:color w:val="000000"/>
          <w:sz w:val="20"/>
          <w:szCs w:val="20"/>
          <w:lang w:val="en-US"/>
        </w:rPr>
      </w:pPr>
      <w:ins w:id="665" w:author="asus" w:date="2018-11-26T22:07:00Z">
        <w:r w:rsidRPr="0056129E">
          <w:rPr>
            <w:rFonts w:ascii="Consolas" w:hAnsi="Consolas" w:cs="Times New Roman"/>
            <w:bCs/>
            <w:color w:val="000000"/>
            <w:sz w:val="20"/>
            <w:szCs w:val="20"/>
            <w:lang w:val="en-US"/>
          </w:rPr>
          <w:t xml:space="preserve">        System.out.print("List terurut : ");</w:t>
        </w:r>
      </w:ins>
    </w:p>
    <w:p w14:paraId="202A372B" w14:textId="77777777" w:rsidR="0056129E" w:rsidRPr="0056129E" w:rsidRDefault="0056129E" w:rsidP="0056129E">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9"/>
        <w:jc w:val="both"/>
        <w:rPr>
          <w:ins w:id="666" w:author="asus" w:date="2018-11-26T22:07:00Z"/>
          <w:rFonts w:ascii="Consolas" w:hAnsi="Consolas" w:cs="Times New Roman"/>
          <w:bCs/>
          <w:color w:val="000000"/>
          <w:sz w:val="20"/>
          <w:szCs w:val="20"/>
          <w:lang w:val="en-US"/>
        </w:rPr>
      </w:pPr>
      <w:ins w:id="667" w:author="asus" w:date="2018-11-26T22:07:00Z">
        <w:r w:rsidRPr="0056129E">
          <w:rPr>
            <w:rFonts w:ascii="Consolas" w:hAnsi="Consolas" w:cs="Times New Roman"/>
            <w:bCs/>
            <w:color w:val="000000"/>
            <w:sz w:val="20"/>
            <w:szCs w:val="20"/>
            <w:lang w:val="en-US"/>
          </w:rPr>
          <w:t xml:space="preserve">        System.out.println(l);</w:t>
        </w:r>
      </w:ins>
    </w:p>
    <w:p w14:paraId="0E932366" w14:textId="77777777" w:rsidR="0056129E" w:rsidRPr="0056129E" w:rsidRDefault="0056129E" w:rsidP="0056129E">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9"/>
        <w:jc w:val="both"/>
        <w:rPr>
          <w:ins w:id="668" w:author="asus" w:date="2018-11-26T22:07:00Z"/>
          <w:rFonts w:ascii="Consolas" w:hAnsi="Consolas" w:cs="Times New Roman"/>
          <w:bCs/>
          <w:color w:val="000000"/>
          <w:sz w:val="20"/>
          <w:szCs w:val="20"/>
          <w:lang w:val="en-US"/>
        </w:rPr>
      </w:pPr>
      <w:ins w:id="669" w:author="asus" w:date="2018-11-26T22:07:00Z">
        <w:r w:rsidRPr="0056129E">
          <w:rPr>
            <w:rFonts w:ascii="Consolas" w:hAnsi="Consolas" w:cs="Times New Roman"/>
            <w:bCs/>
            <w:color w:val="000000"/>
            <w:sz w:val="20"/>
            <w:szCs w:val="20"/>
            <w:lang w:val="en-US"/>
          </w:rPr>
          <w:t xml:space="preserve">    }</w:t>
        </w:r>
      </w:ins>
    </w:p>
    <w:p w14:paraId="3DC1AB10" w14:textId="77777777" w:rsidR="0056129E" w:rsidRPr="004F6F78" w:rsidRDefault="0056129E" w:rsidP="0056129E">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9"/>
        <w:jc w:val="both"/>
        <w:rPr>
          <w:ins w:id="670" w:author="asus" w:date="2018-11-26T22:07:00Z"/>
          <w:rFonts w:ascii="Times New Roman" w:hAnsi="Times New Roman" w:cs="Times New Roman"/>
          <w:bCs/>
          <w:color w:val="000000"/>
          <w:sz w:val="24"/>
          <w:szCs w:val="24"/>
          <w:lang w:val="en-US"/>
        </w:rPr>
      </w:pPr>
      <w:ins w:id="671" w:author="asus" w:date="2018-11-26T22:07:00Z">
        <w:r w:rsidRPr="0056129E">
          <w:rPr>
            <w:rFonts w:ascii="Consolas" w:hAnsi="Consolas" w:cs="Times New Roman"/>
            <w:bCs/>
            <w:color w:val="000000"/>
            <w:sz w:val="20"/>
            <w:szCs w:val="20"/>
            <w:lang w:val="en-US"/>
          </w:rPr>
          <w:t>}</w:t>
        </w:r>
      </w:ins>
    </w:p>
    <w:p w14:paraId="49CC68B1" w14:textId="77777777" w:rsidR="0056129E" w:rsidRPr="0056129E" w:rsidRDefault="0056129E" w:rsidP="0056129E">
      <w:pPr>
        <w:pStyle w:val="ListParagraph"/>
        <w:numPr>
          <w:ilvl w:val="0"/>
          <w:numId w:val="37"/>
        </w:numPr>
        <w:autoSpaceDE w:val="0"/>
        <w:autoSpaceDN w:val="0"/>
        <w:adjustRightInd w:val="0"/>
        <w:spacing w:after="0" w:line="240" w:lineRule="auto"/>
        <w:jc w:val="both"/>
        <w:rPr>
          <w:ins w:id="672" w:author="asus" w:date="2018-11-26T22:07:00Z"/>
          <w:rFonts w:ascii="Times New Roman" w:hAnsi="Times New Roman" w:cs="Times New Roman"/>
          <w:bCs/>
          <w:color w:val="000000"/>
          <w:sz w:val="24"/>
          <w:szCs w:val="24"/>
          <w:lang w:val="en-US"/>
        </w:rPr>
      </w:pPr>
      <w:ins w:id="673" w:author="asus" w:date="2018-11-26T22:07:00Z">
        <w:r w:rsidRPr="0056129E">
          <w:rPr>
            <w:rFonts w:ascii="Times New Roman" w:hAnsi="Times New Roman" w:cs="Times New Roman"/>
            <w:bCs/>
            <w:color w:val="000000"/>
            <w:sz w:val="24"/>
            <w:szCs w:val="24"/>
            <w:lang w:val="en-US"/>
          </w:rPr>
          <w:t>Output program</w:t>
        </w:r>
      </w:ins>
    </w:p>
    <w:p w14:paraId="41D92D03" w14:textId="77777777" w:rsidR="0056129E" w:rsidRPr="004F6F78" w:rsidRDefault="001E50BD" w:rsidP="0056129E">
      <w:pPr>
        <w:pStyle w:val="ListParagraph"/>
        <w:autoSpaceDE w:val="0"/>
        <w:autoSpaceDN w:val="0"/>
        <w:adjustRightInd w:val="0"/>
        <w:spacing w:after="0" w:line="240" w:lineRule="auto"/>
        <w:ind w:left="1146"/>
        <w:jc w:val="both"/>
        <w:rPr>
          <w:ins w:id="674" w:author="asus" w:date="2018-11-26T22:07:00Z"/>
          <w:rFonts w:ascii="Times New Roman" w:hAnsi="Times New Roman" w:cs="Times New Roman"/>
          <w:bCs/>
          <w:color w:val="000000"/>
          <w:sz w:val="24"/>
          <w:szCs w:val="24"/>
          <w:lang w:val="en-US"/>
        </w:rPr>
      </w:pPr>
      <w:ins w:id="675" w:author="asus" w:date="2018-11-26T22:07:00Z">
        <w:r>
          <w:rPr>
            <w:noProof/>
            <w:lang w:val="en-US"/>
          </w:rPr>
          <w:lastRenderedPageBreak/>
          <w:drawing>
            <wp:inline distT="0" distB="0" distL="0" distR="0" wp14:anchorId="5703698D" wp14:editId="38F537E4">
              <wp:extent cx="4743450" cy="1447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743450" cy="1447800"/>
                      </a:xfrm>
                      <a:prstGeom prst="rect">
                        <a:avLst/>
                      </a:prstGeom>
                    </pic:spPr>
                  </pic:pic>
                </a:graphicData>
              </a:graphic>
            </wp:inline>
          </w:drawing>
        </w:r>
      </w:ins>
    </w:p>
    <w:p w14:paraId="43A09658" w14:textId="77777777" w:rsidR="0056129E" w:rsidRDefault="0056129E" w:rsidP="0056129E">
      <w:pPr>
        <w:pStyle w:val="ListParagraph"/>
        <w:numPr>
          <w:ilvl w:val="0"/>
          <w:numId w:val="37"/>
        </w:numPr>
        <w:autoSpaceDE w:val="0"/>
        <w:autoSpaceDN w:val="0"/>
        <w:adjustRightInd w:val="0"/>
        <w:spacing w:after="0" w:line="240" w:lineRule="auto"/>
        <w:jc w:val="both"/>
        <w:rPr>
          <w:ins w:id="676" w:author="asus" w:date="2018-11-26T22:07:00Z"/>
          <w:rFonts w:ascii="Times New Roman" w:hAnsi="Times New Roman" w:cs="Times New Roman"/>
          <w:bCs/>
          <w:color w:val="000000"/>
          <w:sz w:val="24"/>
          <w:szCs w:val="24"/>
          <w:lang w:val="en-US"/>
        </w:rPr>
      </w:pPr>
      <w:ins w:id="677" w:author="asus" w:date="2018-11-26T22:07:00Z">
        <w:r>
          <w:rPr>
            <w:rFonts w:ascii="Times New Roman" w:hAnsi="Times New Roman" w:cs="Times New Roman"/>
            <w:bCs/>
            <w:color w:val="000000"/>
            <w:sz w:val="24"/>
            <w:szCs w:val="24"/>
            <w:lang w:val="en-US"/>
          </w:rPr>
          <w:t>Analisa</w:t>
        </w:r>
      </w:ins>
    </w:p>
    <w:p w14:paraId="02B48809" w14:textId="77777777" w:rsidR="0056129E" w:rsidRPr="00D45283" w:rsidRDefault="0056129E" w:rsidP="0056129E">
      <w:pPr>
        <w:pStyle w:val="ListParagraph"/>
        <w:autoSpaceDE w:val="0"/>
        <w:autoSpaceDN w:val="0"/>
        <w:adjustRightInd w:val="0"/>
        <w:spacing w:after="0" w:line="240" w:lineRule="auto"/>
        <w:ind w:left="1146"/>
        <w:jc w:val="both"/>
        <w:rPr>
          <w:ins w:id="678" w:author="asus" w:date="2018-11-26T22:07:00Z"/>
          <w:rFonts w:ascii="Times New Roman" w:hAnsi="Times New Roman" w:cs="Times New Roman"/>
          <w:bCs/>
          <w:color w:val="000000"/>
          <w:sz w:val="24"/>
          <w:szCs w:val="24"/>
          <w:lang w:val="en-US"/>
        </w:rPr>
      </w:pPr>
    </w:p>
    <w:p w14:paraId="62D3817B" w14:textId="77777777" w:rsidR="0056129E" w:rsidRDefault="009A21A9" w:rsidP="009A21A9">
      <w:pPr>
        <w:pStyle w:val="ListParagraph"/>
        <w:numPr>
          <w:ilvl w:val="0"/>
          <w:numId w:val="8"/>
        </w:numPr>
        <w:autoSpaceDE w:val="0"/>
        <w:autoSpaceDN w:val="0"/>
        <w:adjustRightInd w:val="0"/>
        <w:spacing w:after="0"/>
        <w:jc w:val="both"/>
        <w:rPr>
          <w:ins w:id="679" w:author="asus" w:date="2018-11-26T22:07:00Z"/>
          <w:rFonts w:ascii="Times New Roman" w:hAnsi="Times New Roman" w:cs="Times New Roman"/>
          <w:bCs/>
          <w:color w:val="000000"/>
          <w:sz w:val="24"/>
          <w:szCs w:val="24"/>
          <w:lang w:val="en-US"/>
        </w:rPr>
      </w:pPr>
      <w:ins w:id="680" w:author="asus" w:date="2018-11-26T22:07:00Z">
        <w:r w:rsidRPr="009A21A9">
          <w:rPr>
            <w:rFonts w:ascii="Times New Roman" w:hAnsi="Times New Roman" w:cs="Times New Roman"/>
            <w:bCs/>
            <w:color w:val="000000"/>
            <w:sz w:val="24"/>
            <w:szCs w:val="24"/>
            <w:lang w:val="en-US"/>
          </w:rPr>
          <w:t>Memahami penggunaan interface List (2)</w:t>
        </w:r>
      </w:ins>
    </w:p>
    <w:p w14:paraId="671B3F13" w14:textId="77777777" w:rsidR="0056129E" w:rsidRPr="0056129E" w:rsidRDefault="0056129E" w:rsidP="0056129E">
      <w:pPr>
        <w:pStyle w:val="ListParagraph"/>
        <w:autoSpaceDE w:val="0"/>
        <w:autoSpaceDN w:val="0"/>
        <w:adjustRightInd w:val="0"/>
        <w:spacing w:after="0"/>
        <w:jc w:val="both"/>
        <w:rPr>
          <w:ins w:id="681" w:author="asus" w:date="2018-11-26T22:07:00Z"/>
          <w:rFonts w:ascii="Times New Roman" w:hAnsi="Times New Roman" w:cs="Times New Roman"/>
          <w:bCs/>
          <w:color w:val="000000"/>
          <w:sz w:val="24"/>
          <w:szCs w:val="24"/>
          <w:lang w:val="en-US"/>
        </w:rPr>
      </w:pPr>
      <w:ins w:id="682" w:author="asus" w:date="2018-11-26T22:07:00Z">
        <w:r w:rsidRPr="0056129E">
          <w:rPr>
            <w:rFonts w:ascii="Times New Roman" w:hAnsi="Times New Roman" w:cs="Times New Roman"/>
            <w:bCs/>
            <w:color w:val="000000"/>
            <w:sz w:val="24"/>
            <w:szCs w:val="24"/>
            <w:lang w:val="en-US"/>
          </w:rPr>
          <w:t>Buatlah class Mahasiswa dengan informasi nrp dan nama(bertipe String).</w:t>
        </w:r>
      </w:ins>
    </w:p>
    <w:p w14:paraId="1B4FA242" w14:textId="77777777" w:rsidR="0056129E" w:rsidRPr="0056129E" w:rsidRDefault="0056129E" w:rsidP="0056129E">
      <w:pPr>
        <w:pStyle w:val="ListParagraph"/>
        <w:autoSpaceDE w:val="0"/>
        <w:autoSpaceDN w:val="0"/>
        <w:adjustRightInd w:val="0"/>
        <w:spacing w:after="0"/>
        <w:jc w:val="both"/>
        <w:rPr>
          <w:ins w:id="683" w:author="asus" w:date="2018-11-26T22:07:00Z"/>
          <w:rFonts w:ascii="Times New Roman" w:hAnsi="Times New Roman" w:cs="Times New Roman"/>
          <w:bCs/>
          <w:color w:val="000000"/>
          <w:sz w:val="24"/>
          <w:szCs w:val="24"/>
          <w:lang w:val="en-US"/>
        </w:rPr>
      </w:pPr>
      <w:ins w:id="684" w:author="asus" w:date="2018-11-26T22:07:00Z">
        <w:r w:rsidRPr="0056129E">
          <w:rPr>
            <w:rFonts w:ascii="Times New Roman" w:hAnsi="Times New Roman" w:cs="Times New Roman"/>
            <w:bCs/>
            <w:color w:val="000000"/>
            <w:sz w:val="24"/>
            <w:szCs w:val="24"/>
            <w:lang w:val="en-US"/>
          </w:rPr>
          <w:t>Buatlah objek List, dengan data bertipe String lakukan langkah berikut :</w:t>
        </w:r>
      </w:ins>
    </w:p>
    <w:p w14:paraId="59107619" w14:textId="77777777" w:rsidR="0056129E" w:rsidRPr="0056129E" w:rsidRDefault="0056129E" w:rsidP="0056129E">
      <w:pPr>
        <w:pStyle w:val="ListParagraph"/>
        <w:numPr>
          <w:ilvl w:val="0"/>
          <w:numId w:val="36"/>
        </w:numPr>
        <w:autoSpaceDE w:val="0"/>
        <w:autoSpaceDN w:val="0"/>
        <w:adjustRightInd w:val="0"/>
        <w:spacing w:after="0"/>
        <w:jc w:val="both"/>
        <w:rPr>
          <w:ins w:id="685" w:author="asus" w:date="2018-11-26T22:07:00Z"/>
          <w:rFonts w:ascii="Times New Roman" w:hAnsi="Times New Roman" w:cs="Times New Roman"/>
          <w:bCs/>
          <w:color w:val="000000"/>
          <w:sz w:val="24"/>
          <w:szCs w:val="24"/>
          <w:lang w:val="en-US"/>
        </w:rPr>
      </w:pPr>
      <w:ins w:id="686" w:author="asus" w:date="2018-11-26T22:07:00Z">
        <w:r w:rsidRPr="0056129E">
          <w:rPr>
            <w:rFonts w:ascii="Times New Roman" w:hAnsi="Times New Roman" w:cs="Times New Roman"/>
            <w:bCs/>
            <w:color w:val="000000"/>
            <w:sz w:val="24"/>
            <w:szCs w:val="24"/>
            <w:lang w:val="en-US"/>
          </w:rPr>
          <w:t>Tampilkan data yang terdapat pada list.</w:t>
        </w:r>
      </w:ins>
    </w:p>
    <w:p w14:paraId="678F78CB" w14:textId="77777777" w:rsidR="0056129E" w:rsidRPr="0056129E" w:rsidRDefault="0056129E" w:rsidP="0056129E">
      <w:pPr>
        <w:pStyle w:val="ListParagraph"/>
        <w:numPr>
          <w:ilvl w:val="0"/>
          <w:numId w:val="36"/>
        </w:numPr>
        <w:autoSpaceDE w:val="0"/>
        <w:autoSpaceDN w:val="0"/>
        <w:adjustRightInd w:val="0"/>
        <w:spacing w:after="0"/>
        <w:jc w:val="both"/>
        <w:rPr>
          <w:ins w:id="687" w:author="asus" w:date="2018-11-26T22:07:00Z"/>
          <w:rFonts w:ascii="Times New Roman" w:hAnsi="Times New Roman" w:cs="Times New Roman"/>
          <w:bCs/>
          <w:color w:val="000000"/>
          <w:sz w:val="24"/>
          <w:szCs w:val="24"/>
          <w:lang w:val="en-US"/>
        </w:rPr>
      </w:pPr>
      <w:ins w:id="688" w:author="asus" w:date="2018-11-26T22:07:00Z">
        <w:r w:rsidRPr="0056129E">
          <w:rPr>
            <w:rFonts w:ascii="Times New Roman" w:hAnsi="Times New Roman" w:cs="Times New Roman"/>
            <w:bCs/>
            <w:color w:val="000000"/>
            <w:sz w:val="24"/>
            <w:szCs w:val="24"/>
            <w:lang w:val="en-US"/>
          </w:rPr>
          <w:t>Baliklah data yang terdapat pada list dan tampilkan.</w:t>
        </w:r>
      </w:ins>
    </w:p>
    <w:p w14:paraId="0619EA2D" w14:textId="77777777" w:rsidR="0056129E" w:rsidRPr="0056129E" w:rsidRDefault="0056129E" w:rsidP="0056129E">
      <w:pPr>
        <w:pStyle w:val="ListParagraph"/>
        <w:numPr>
          <w:ilvl w:val="0"/>
          <w:numId w:val="36"/>
        </w:numPr>
        <w:autoSpaceDE w:val="0"/>
        <w:autoSpaceDN w:val="0"/>
        <w:adjustRightInd w:val="0"/>
        <w:spacing w:after="0"/>
        <w:jc w:val="both"/>
        <w:rPr>
          <w:ins w:id="689" w:author="asus" w:date="2018-11-26T22:07:00Z"/>
          <w:rFonts w:ascii="Times New Roman" w:hAnsi="Times New Roman" w:cs="Times New Roman"/>
          <w:bCs/>
          <w:color w:val="000000"/>
          <w:sz w:val="24"/>
          <w:szCs w:val="24"/>
          <w:lang w:val="en-US"/>
        </w:rPr>
      </w:pPr>
      <w:ins w:id="690" w:author="asus" w:date="2018-11-26T22:07:00Z">
        <w:r w:rsidRPr="0056129E">
          <w:rPr>
            <w:rFonts w:ascii="Times New Roman" w:hAnsi="Times New Roman" w:cs="Times New Roman"/>
            <w:bCs/>
            <w:color w:val="000000"/>
            <w:sz w:val="24"/>
            <w:szCs w:val="24"/>
            <w:lang w:val="en-US"/>
          </w:rPr>
          <w:t>Acaklah data tersebut dan tampilkan.</w:t>
        </w:r>
      </w:ins>
    </w:p>
    <w:p w14:paraId="2B397F70" w14:textId="77777777" w:rsidR="0056129E" w:rsidRPr="0056129E" w:rsidRDefault="0056129E" w:rsidP="0056129E">
      <w:pPr>
        <w:pStyle w:val="ListParagraph"/>
        <w:numPr>
          <w:ilvl w:val="0"/>
          <w:numId w:val="36"/>
        </w:numPr>
        <w:autoSpaceDE w:val="0"/>
        <w:autoSpaceDN w:val="0"/>
        <w:adjustRightInd w:val="0"/>
        <w:spacing w:after="0"/>
        <w:jc w:val="both"/>
        <w:rPr>
          <w:ins w:id="691" w:author="asus" w:date="2018-11-26T22:07:00Z"/>
          <w:rFonts w:ascii="Times New Roman" w:hAnsi="Times New Roman" w:cs="Times New Roman"/>
          <w:bCs/>
          <w:color w:val="000000"/>
          <w:sz w:val="24"/>
          <w:szCs w:val="24"/>
          <w:lang w:val="en-US"/>
        </w:rPr>
      </w:pPr>
      <w:ins w:id="692" w:author="asus" w:date="2018-11-26T22:07:00Z">
        <w:r w:rsidRPr="0056129E">
          <w:rPr>
            <w:rFonts w:ascii="Times New Roman" w:hAnsi="Times New Roman" w:cs="Times New Roman"/>
            <w:bCs/>
            <w:color w:val="000000"/>
            <w:sz w:val="24"/>
            <w:szCs w:val="24"/>
            <w:lang w:val="en-US"/>
          </w:rPr>
          <w:t>Urutkan data tersebut, jangan lupa untuk mengimplementasikan interface Comparable/Comparator pada class Mahasiswa dan tampilkan..</w:t>
        </w:r>
      </w:ins>
    </w:p>
    <w:p w14:paraId="57DAC347" w14:textId="77777777" w:rsidR="0056129E" w:rsidRDefault="0056129E" w:rsidP="0056129E">
      <w:pPr>
        <w:pStyle w:val="ListParagraph"/>
        <w:autoSpaceDE w:val="0"/>
        <w:autoSpaceDN w:val="0"/>
        <w:adjustRightInd w:val="0"/>
        <w:spacing w:after="0" w:line="240" w:lineRule="auto"/>
        <w:ind w:left="786"/>
        <w:jc w:val="both"/>
        <w:rPr>
          <w:ins w:id="693" w:author="asus" w:date="2018-11-26T22:07:00Z"/>
          <w:rFonts w:ascii="Times New Roman" w:hAnsi="Times New Roman" w:cs="Times New Roman"/>
          <w:bCs/>
          <w:color w:val="000000"/>
          <w:sz w:val="24"/>
          <w:szCs w:val="24"/>
          <w:lang w:val="en-US"/>
        </w:rPr>
      </w:pPr>
      <w:ins w:id="694" w:author="asus" w:date="2018-11-26T22:07:00Z">
        <w:r>
          <w:rPr>
            <w:rFonts w:ascii="Times New Roman" w:hAnsi="Times New Roman" w:cs="Times New Roman"/>
            <w:bCs/>
            <w:color w:val="000000"/>
            <w:sz w:val="24"/>
            <w:szCs w:val="24"/>
            <w:lang w:val="en-US"/>
          </w:rPr>
          <w:t>Jawab</w:t>
        </w:r>
        <w:r>
          <w:rPr>
            <w:rFonts w:ascii="Times New Roman" w:hAnsi="Times New Roman" w:cs="Times New Roman"/>
            <w:bCs/>
            <w:color w:val="000000"/>
            <w:sz w:val="24"/>
            <w:szCs w:val="24"/>
            <w:lang w:val="en-US"/>
          </w:rPr>
          <w:tab/>
          <w:t>:</w:t>
        </w:r>
      </w:ins>
    </w:p>
    <w:p w14:paraId="7E826197" w14:textId="77777777" w:rsidR="0056129E" w:rsidRPr="0056129E" w:rsidRDefault="0056129E" w:rsidP="0056129E">
      <w:pPr>
        <w:pStyle w:val="ListParagraph"/>
        <w:numPr>
          <w:ilvl w:val="0"/>
          <w:numId w:val="38"/>
        </w:numPr>
        <w:autoSpaceDE w:val="0"/>
        <w:autoSpaceDN w:val="0"/>
        <w:adjustRightInd w:val="0"/>
        <w:spacing w:after="0" w:line="240" w:lineRule="auto"/>
        <w:jc w:val="both"/>
        <w:rPr>
          <w:ins w:id="695" w:author="asus" w:date="2018-11-26T22:07:00Z"/>
          <w:rFonts w:ascii="Times New Roman" w:hAnsi="Times New Roman" w:cs="Times New Roman"/>
          <w:bCs/>
          <w:color w:val="000000"/>
          <w:sz w:val="24"/>
          <w:szCs w:val="24"/>
          <w:lang w:val="en-US"/>
        </w:rPr>
      </w:pPr>
      <w:ins w:id="696" w:author="asus" w:date="2018-11-26T22:07:00Z">
        <w:r w:rsidRPr="0056129E">
          <w:rPr>
            <w:rFonts w:ascii="Times New Roman" w:hAnsi="Times New Roman" w:cs="Times New Roman"/>
            <w:bCs/>
            <w:color w:val="000000"/>
            <w:sz w:val="24"/>
            <w:szCs w:val="24"/>
            <w:lang w:val="en-US"/>
          </w:rPr>
          <w:t>Listing program</w:t>
        </w:r>
      </w:ins>
    </w:p>
    <w:p w14:paraId="6AE6E626" w14:textId="77777777" w:rsidR="0056129E" w:rsidRPr="0056129E" w:rsidRDefault="0056129E" w:rsidP="0056129E">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9"/>
        <w:jc w:val="both"/>
        <w:rPr>
          <w:ins w:id="697" w:author="asus" w:date="2018-11-26T22:07:00Z"/>
          <w:rFonts w:ascii="Consolas" w:hAnsi="Consolas" w:cs="Times New Roman"/>
          <w:bCs/>
          <w:color w:val="000000"/>
          <w:sz w:val="20"/>
          <w:szCs w:val="20"/>
          <w:lang w:val="en-US"/>
        </w:rPr>
      </w:pPr>
      <w:ins w:id="698" w:author="asus" w:date="2018-11-26T22:07:00Z">
        <w:r w:rsidRPr="0056129E">
          <w:rPr>
            <w:rFonts w:ascii="Consolas" w:hAnsi="Consolas" w:cs="Times New Roman"/>
            <w:bCs/>
            <w:color w:val="000000"/>
            <w:sz w:val="20"/>
            <w:szCs w:val="20"/>
            <w:lang w:val="en-US"/>
          </w:rPr>
          <w:t>import java.util.*;</w:t>
        </w:r>
      </w:ins>
    </w:p>
    <w:p w14:paraId="3718293B" w14:textId="77777777" w:rsidR="0056129E" w:rsidRPr="0056129E" w:rsidRDefault="0056129E" w:rsidP="0056129E">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9"/>
        <w:jc w:val="both"/>
        <w:rPr>
          <w:ins w:id="699" w:author="asus" w:date="2018-11-26T22:07:00Z"/>
          <w:rFonts w:ascii="Consolas" w:hAnsi="Consolas" w:cs="Times New Roman"/>
          <w:bCs/>
          <w:color w:val="000000"/>
          <w:sz w:val="20"/>
          <w:szCs w:val="20"/>
          <w:lang w:val="en-US"/>
        </w:rPr>
      </w:pPr>
    </w:p>
    <w:p w14:paraId="219E182C" w14:textId="34F285CA" w:rsidR="00D45283" w:rsidRPr="00D45283" w:rsidRDefault="0056129E" w:rsidP="00D45283">
      <w:pPr>
        <w:pStyle w:val="ListParagraph"/>
        <w:autoSpaceDE w:val="0"/>
        <w:autoSpaceDN w:val="0"/>
        <w:adjustRightInd w:val="0"/>
        <w:spacing w:after="0" w:line="240" w:lineRule="auto"/>
        <w:ind w:left="1146"/>
        <w:jc w:val="both"/>
        <w:rPr>
          <w:del w:id="700" w:author="asus" w:date="2018-11-26T22:07:00Z"/>
          <w:rFonts w:ascii="Times New Roman" w:hAnsi="Times New Roman" w:cs="Times New Roman"/>
          <w:bCs/>
          <w:color w:val="000000"/>
          <w:sz w:val="24"/>
          <w:szCs w:val="24"/>
          <w:lang w:val="en-US"/>
        </w:rPr>
      </w:pPr>
      <w:ins w:id="701" w:author="asus" w:date="2018-11-26T22:07:00Z">
        <w:r w:rsidRPr="0056129E">
          <w:rPr>
            <w:rFonts w:ascii="Consolas" w:hAnsi="Consolas" w:cs="Times New Roman"/>
            <w:bCs/>
            <w:color w:val="000000"/>
            <w:sz w:val="20"/>
            <w:szCs w:val="20"/>
            <w:lang w:val="en-US"/>
          </w:rPr>
          <w:t>public class Latihan2 {</w:t>
        </w:r>
      </w:ins>
      <w:del w:id="702" w:author="asus" w:date="2018-11-26T22:07:00Z">
        <w:r w:rsidR="00D45283">
          <w:rPr>
            <w:rFonts w:ascii="Times New Roman" w:hAnsi="Times New Roman" w:cs="Times New Roman"/>
            <w:bCs/>
            <w:color w:val="000000"/>
            <w:sz w:val="24"/>
            <w:szCs w:val="24"/>
            <w:lang w:val="en-US"/>
          </w:rPr>
          <w:delText>Program diatas adalah program dengan cheked exception berupa FIleNotFoundException dan IOException pada program diatas exception handling berupa throw dimana blok perintah yang dikhawatirkan terdapat exception diletakkan dalam satu method yang throws FileNotFoundException, dan IOException sedangkan di main sendiri method tersebut diletakkan di blok try dan dicatch apabila terdapat error dan menampilkan pesan error</w:delText>
        </w:r>
      </w:del>
    </w:p>
    <w:p w14:paraId="326DEE5C" w14:textId="77777777" w:rsidR="00400089" w:rsidRDefault="00400089" w:rsidP="0056129E">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9"/>
        <w:jc w:val="both"/>
        <w:rPr>
          <w:rFonts w:ascii="Consolas" w:hAnsi="Consolas" w:cs="Times New Roman"/>
          <w:bCs/>
          <w:color w:val="000000"/>
          <w:sz w:val="20"/>
          <w:szCs w:val="20"/>
          <w:lang w:val="en-US"/>
        </w:rPr>
        <w:pPrChange w:id="703" w:author="asus" w:date="2018-11-26T22:07:00Z">
          <w:pPr>
            <w:pStyle w:val="ListParagraph"/>
            <w:pBdr>
              <w:top w:val="single" w:sz="4" w:space="1" w:color="auto"/>
              <w:left w:val="single" w:sz="4" w:space="4" w:color="auto"/>
              <w:bottom w:val="single" w:sz="4" w:space="1" w:color="auto"/>
              <w:right w:val="single" w:sz="4" w:space="4" w:color="auto"/>
            </w:pBdr>
            <w:tabs>
              <w:tab w:val="left" w:pos="2562"/>
            </w:tabs>
            <w:autoSpaceDE w:val="0"/>
            <w:autoSpaceDN w:val="0"/>
            <w:adjustRightInd w:val="0"/>
            <w:spacing w:after="0" w:line="240" w:lineRule="auto"/>
            <w:ind w:left="709"/>
            <w:jc w:val="both"/>
          </w:pPr>
        </w:pPrChange>
      </w:pPr>
      <w:moveToRangeStart w:id="704" w:author="asus" w:date="2018-11-26T22:07:00Z" w:name="move531033369"/>
    </w:p>
    <w:p w14:paraId="39FEFC65" w14:textId="77777777" w:rsidR="0056129E" w:rsidRPr="0056129E" w:rsidRDefault="00400089" w:rsidP="0056129E">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9"/>
        <w:jc w:val="both"/>
        <w:rPr>
          <w:ins w:id="705" w:author="asus" w:date="2018-11-26T22:07:00Z"/>
          <w:rFonts w:ascii="Consolas" w:hAnsi="Consolas" w:cs="Times New Roman"/>
          <w:bCs/>
          <w:color w:val="000000"/>
          <w:sz w:val="20"/>
          <w:szCs w:val="20"/>
          <w:lang w:val="en-US"/>
        </w:rPr>
      </w:pPr>
      <w:moveTo w:id="706" w:author="asus" w:date="2018-11-26T22:07:00Z">
        <w:r>
          <w:rPr>
            <w:rFonts w:ascii="Consolas" w:hAnsi="Consolas" w:cs="Times New Roman"/>
            <w:bCs/>
            <w:color w:val="000000"/>
            <w:sz w:val="20"/>
            <w:szCs w:val="20"/>
            <w:lang w:val="en-US"/>
          </w:rPr>
          <w:t xml:space="preserve">    public static void </w:t>
        </w:r>
      </w:moveTo>
      <w:moveToRangeEnd w:id="704"/>
      <w:ins w:id="707" w:author="asus" w:date="2018-11-26T22:07:00Z">
        <w:r w:rsidR="0056129E" w:rsidRPr="0056129E">
          <w:rPr>
            <w:rFonts w:ascii="Consolas" w:hAnsi="Consolas" w:cs="Times New Roman"/>
            <w:bCs/>
            <w:color w:val="000000"/>
            <w:sz w:val="20"/>
            <w:szCs w:val="20"/>
            <w:lang w:val="en-US"/>
          </w:rPr>
          <w:t>main(String[] args) {</w:t>
        </w:r>
      </w:ins>
    </w:p>
    <w:p w14:paraId="0625731B" w14:textId="77777777" w:rsidR="0056129E" w:rsidRPr="0056129E" w:rsidRDefault="0056129E" w:rsidP="0056129E">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9"/>
        <w:jc w:val="both"/>
        <w:rPr>
          <w:ins w:id="708" w:author="asus" w:date="2018-11-26T22:07:00Z"/>
          <w:rFonts w:ascii="Consolas" w:hAnsi="Consolas" w:cs="Times New Roman"/>
          <w:bCs/>
          <w:color w:val="000000"/>
          <w:sz w:val="20"/>
          <w:szCs w:val="20"/>
          <w:lang w:val="en-US"/>
        </w:rPr>
      </w:pPr>
      <w:ins w:id="709" w:author="asus" w:date="2018-11-26T22:07:00Z">
        <w:r w:rsidRPr="0056129E">
          <w:rPr>
            <w:rFonts w:ascii="Consolas" w:hAnsi="Consolas" w:cs="Times New Roman"/>
            <w:bCs/>
            <w:color w:val="000000"/>
            <w:sz w:val="20"/>
            <w:szCs w:val="20"/>
            <w:lang w:val="en-US"/>
          </w:rPr>
          <w:t xml:space="preserve">        List&lt;String&gt; l = new ArrayList&lt;String&gt;();</w:t>
        </w:r>
      </w:ins>
    </w:p>
    <w:p w14:paraId="65BD8010" w14:textId="77777777" w:rsidR="0056129E" w:rsidRPr="0056129E" w:rsidRDefault="0056129E" w:rsidP="0056129E">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9"/>
        <w:jc w:val="both"/>
        <w:rPr>
          <w:ins w:id="710" w:author="asus" w:date="2018-11-26T22:07:00Z"/>
          <w:rFonts w:ascii="Consolas" w:hAnsi="Consolas" w:cs="Times New Roman"/>
          <w:bCs/>
          <w:color w:val="000000"/>
          <w:sz w:val="20"/>
          <w:szCs w:val="20"/>
          <w:lang w:val="en-US"/>
        </w:rPr>
      </w:pPr>
      <w:ins w:id="711" w:author="asus" w:date="2018-11-26T22:07:00Z">
        <w:r w:rsidRPr="0056129E">
          <w:rPr>
            <w:rFonts w:ascii="Consolas" w:hAnsi="Consolas" w:cs="Times New Roman"/>
            <w:bCs/>
            <w:color w:val="000000"/>
            <w:sz w:val="20"/>
            <w:szCs w:val="20"/>
            <w:lang w:val="en-US"/>
          </w:rPr>
          <w:t xml:space="preserve">        l.add("apel");</w:t>
        </w:r>
      </w:ins>
    </w:p>
    <w:p w14:paraId="31E6DAED" w14:textId="77777777" w:rsidR="0056129E" w:rsidRPr="0056129E" w:rsidRDefault="0056129E" w:rsidP="0056129E">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9"/>
        <w:jc w:val="both"/>
        <w:rPr>
          <w:ins w:id="712" w:author="asus" w:date="2018-11-26T22:07:00Z"/>
          <w:rFonts w:ascii="Consolas" w:hAnsi="Consolas" w:cs="Times New Roman"/>
          <w:bCs/>
          <w:color w:val="000000"/>
          <w:sz w:val="20"/>
          <w:szCs w:val="20"/>
          <w:lang w:val="en-US"/>
        </w:rPr>
      </w:pPr>
      <w:ins w:id="713" w:author="asus" w:date="2018-11-26T22:07:00Z">
        <w:r w:rsidRPr="0056129E">
          <w:rPr>
            <w:rFonts w:ascii="Consolas" w:hAnsi="Consolas" w:cs="Times New Roman"/>
            <w:bCs/>
            <w:color w:val="000000"/>
            <w:sz w:val="20"/>
            <w:szCs w:val="20"/>
            <w:lang w:val="en-US"/>
          </w:rPr>
          <w:t xml:space="preserve">        l.add("jeruk");</w:t>
        </w:r>
      </w:ins>
    </w:p>
    <w:p w14:paraId="00698C45" w14:textId="77777777" w:rsidR="0056129E" w:rsidRPr="0056129E" w:rsidRDefault="0056129E" w:rsidP="0056129E">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9"/>
        <w:jc w:val="both"/>
        <w:rPr>
          <w:ins w:id="714" w:author="asus" w:date="2018-11-26T22:07:00Z"/>
          <w:rFonts w:ascii="Consolas" w:hAnsi="Consolas" w:cs="Times New Roman"/>
          <w:bCs/>
          <w:color w:val="000000"/>
          <w:sz w:val="20"/>
          <w:szCs w:val="20"/>
          <w:lang w:val="en-US"/>
        </w:rPr>
      </w:pPr>
      <w:ins w:id="715" w:author="asus" w:date="2018-11-26T22:07:00Z">
        <w:r w:rsidRPr="0056129E">
          <w:rPr>
            <w:rFonts w:ascii="Consolas" w:hAnsi="Consolas" w:cs="Times New Roman"/>
            <w:bCs/>
            <w:color w:val="000000"/>
            <w:sz w:val="20"/>
            <w:szCs w:val="20"/>
            <w:lang w:val="en-US"/>
          </w:rPr>
          <w:t xml:space="preserve">        l.add("mangga");</w:t>
        </w:r>
      </w:ins>
    </w:p>
    <w:p w14:paraId="6C36E232" w14:textId="77777777" w:rsidR="0056129E" w:rsidRPr="0056129E" w:rsidRDefault="0056129E" w:rsidP="0056129E">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9"/>
        <w:jc w:val="both"/>
        <w:rPr>
          <w:ins w:id="716" w:author="asus" w:date="2018-11-26T22:07:00Z"/>
          <w:rFonts w:ascii="Consolas" w:hAnsi="Consolas" w:cs="Times New Roman"/>
          <w:bCs/>
          <w:color w:val="000000"/>
          <w:sz w:val="20"/>
          <w:szCs w:val="20"/>
          <w:lang w:val="en-US"/>
        </w:rPr>
      </w:pPr>
      <w:ins w:id="717" w:author="asus" w:date="2018-11-26T22:07:00Z">
        <w:r w:rsidRPr="0056129E">
          <w:rPr>
            <w:rFonts w:ascii="Consolas" w:hAnsi="Consolas" w:cs="Times New Roman"/>
            <w:bCs/>
            <w:color w:val="000000"/>
            <w:sz w:val="20"/>
            <w:szCs w:val="20"/>
            <w:lang w:val="en-US"/>
          </w:rPr>
          <w:t xml:space="preserve">        l.add("anggur");</w:t>
        </w:r>
      </w:ins>
    </w:p>
    <w:p w14:paraId="10907BAC" w14:textId="77777777" w:rsidR="0056129E" w:rsidRPr="0056129E" w:rsidRDefault="0056129E" w:rsidP="0056129E">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9"/>
        <w:jc w:val="both"/>
        <w:rPr>
          <w:ins w:id="718" w:author="asus" w:date="2018-11-26T22:07:00Z"/>
          <w:rFonts w:ascii="Consolas" w:hAnsi="Consolas" w:cs="Times New Roman"/>
          <w:bCs/>
          <w:color w:val="000000"/>
          <w:sz w:val="20"/>
          <w:szCs w:val="20"/>
          <w:lang w:val="en-US"/>
        </w:rPr>
      </w:pPr>
      <w:ins w:id="719" w:author="asus" w:date="2018-11-26T22:07:00Z">
        <w:r w:rsidRPr="0056129E">
          <w:rPr>
            <w:rFonts w:ascii="Consolas" w:hAnsi="Consolas" w:cs="Times New Roman"/>
            <w:bCs/>
            <w:color w:val="000000"/>
            <w:sz w:val="20"/>
            <w:szCs w:val="20"/>
            <w:lang w:val="en-US"/>
          </w:rPr>
          <w:t xml:space="preserve">        l.add("semangka");</w:t>
        </w:r>
      </w:ins>
    </w:p>
    <w:p w14:paraId="11E53FBE" w14:textId="77777777" w:rsidR="0056129E" w:rsidRPr="0056129E" w:rsidRDefault="0056129E" w:rsidP="0056129E">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9"/>
        <w:jc w:val="both"/>
        <w:rPr>
          <w:ins w:id="720" w:author="asus" w:date="2018-11-26T22:07:00Z"/>
          <w:rFonts w:ascii="Consolas" w:hAnsi="Consolas" w:cs="Times New Roman"/>
          <w:bCs/>
          <w:color w:val="000000"/>
          <w:sz w:val="20"/>
          <w:szCs w:val="20"/>
          <w:lang w:val="en-US"/>
        </w:rPr>
      </w:pPr>
      <w:ins w:id="721" w:author="asus" w:date="2018-11-26T22:07:00Z">
        <w:r w:rsidRPr="0056129E">
          <w:rPr>
            <w:rFonts w:ascii="Consolas" w:hAnsi="Consolas" w:cs="Times New Roman"/>
            <w:bCs/>
            <w:color w:val="000000"/>
            <w:sz w:val="20"/>
            <w:szCs w:val="20"/>
            <w:lang w:val="en-US"/>
          </w:rPr>
          <w:t xml:space="preserve">        l.add("pisang");</w:t>
        </w:r>
      </w:ins>
    </w:p>
    <w:p w14:paraId="22CB0FBA" w14:textId="77777777" w:rsidR="0056129E" w:rsidRPr="0056129E" w:rsidRDefault="0056129E" w:rsidP="0056129E">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9"/>
        <w:jc w:val="both"/>
        <w:rPr>
          <w:ins w:id="722" w:author="asus" w:date="2018-11-26T22:07:00Z"/>
          <w:rFonts w:ascii="Consolas" w:hAnsi="Consolas" w:cs="Times New Roman"/>
          <w:bCs/>
          <w:color w:val="000000"/>
          <w:sz w:val="20"/>
          <w:szCs w:val="20"/>
          <w:lang w:val="en-US"/>
        </w:rPr>
      </w:pPr>
    </w:p>
    <w:p w14:paraId="632712C8" w14:textId="77777777" w:rsidR="0056129E" w:rsidRPr="0056129E" w:rsidRDefault="0056129E" w:rsidP="0056129E">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9"/>
        <w:jc w:val="both"/>
        <w:rPr>
          <w:ins w:id="723" w:author="asus" w:date="2018-11-26T22:07:00Z"/>
          <w:rFonts w:ascii="Consolas" w:hAnsi="Consolas" w:cs="Times New Roman"/>
          <w:bCs/>
          <w:color w:val="000000"/>
          <w:sz w:val="20"/>
          <w:szCs w:val="20"/>
          <w:lang w:val="en-US"/>
        </w:rPr>
      </w:pPr>
      <w:ins w:id="724" w:author="asus" w:date="2018-11-26T22:07:00Z">
        <w:r w:rsidRPr="0056129E">
          <w:rPr>
            <w:rFonts w:ascii="Consolas" w:hAnsi="Consolas" w:cs="Times New Roman"/>
            <w:bCs/>
            <w:color w:val="000000"/>
            <w:sz w:val="20"/>
            <w:szCs w:val="20"/>
            <w:lang w:val="en-US"/>
          </w:rPr>
          <w:t xml:space="preserve">        System.out.print("List asli    : ");</w:t>
        </w:r>
      </w:ins>
    </w:p>
    <w:p w14:paraId="6D08760B" w14:textId="77777777" w:rsidR="0056129E" w:rsidRPr="0056129E" w:rsidRDefault="0056129E" w:rsidP="0056129E">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9"/>
        <w:jc w:val="both"/>
        <w:rPr>
          <w:ins w:id="725" w:author="asus" w:date="2018-11-26T22:07:00Z"/>
          <w:rFonts w:ascii="Consolas" w:hAnsi="Consolas" w:cs="Times New Roman"/>
          <w:bCs/>
          <w:color w:val="000000"/>
          <w:sz w:val="20"/>
          <w:szCs w:val="20"/>
          <w:lang w:val="en-US"/>
        </w:rPr>
      </w:pPr>
      <w:ins w:id="726" w:author="asus" w:date="2018-11-26T22:07:00Z">
        <w:r w:rsidRPr="0056129E">
          <w:rPr>
            <w:rFonts w:ascii="Consolas" w:hAnsi="Consolas" w:cs="Times New Roman"/>
            <w:bCs/>
            <w:color w:val="000000"/>
            <w:sz w:val="20"/>
            <w:szCs w:val="20"/>
            <w:lang w:val="en-US"/>
          </w:rPr>
          <w:t xml:space="preserve">        System.out.println(l);</w:t>
        </w:r>
      </w:ins>
    </w:p>
    <w:p w14:paraId="78A579B5" w14:textId="77777777" w:rsidR="0056129E" w:rsidRPr="0056129E" w:rsidRDefault="0056129E" w:rsidP="0056129E">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9"/>
        <w:jc w:val="both"/>
        <w:rPr>
          <w:ins w:id="727" w:author="asus" w:date="2018-11-26T22:07:00Z"/>
          <w:rFonts w:ascii="Consolas" w:hAnsi="Consolas" w:cs="Times New Roman"/>
          <w:bCs/>
          <w:color w:val="000000"/>
          <w:sz w:val="20"/>
          <w:szCs w:val="20"/>
          <w:lang w:val="en-US"/>
        </w:rPr>
      </w:pPr>
    </w:p>
    <w:p w14:paraId="7F3AFC60" w14:textId="77777777" w:rsidR="0056129E" w:rsidRPr="0056129E" w:rsidRDefault="0056129E" w:rsidP="0056129E">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9"/>
        <w:jc w:val="both"/>
        <w:rPr>
          <w:ins w:id="728" w:author="asus" w:date="2018-11-26T22:07:00Z"/>
          <w:rFonts w:ascii="Consolas" w:hAnsi="Consolas" w:cs="Times New Roman"/>
          <w:bCs/>
          <w:color w:val="000000"/>
          <w:sz w:val="20"/>
          <w:szCs w:val="20"/>
          <w:lang w:val="en-US"/>
        </w:rPr>
      </w:pPr>
      <w:ins w:id="729" w:author="asus" w:date="2018-11-26T22:07:00Z">
        <w:r w:rsidRPr="0056129E">
          <w:rPr>
            <w:rFonts w:ascii="Consolas" w:hAnsi="Consolas" w:cs="Times New Roman"/>
            <w:bCs/>
            <w:color w:val="000000"/>
            <w:sz w:val="20"/>
            <w:szCs w:val="20"/>
            <w:lang w:val="en-US"/>
          </w:rPr>
          <w:t xml:space="preserve">        Collections.reverse(l);</w:t>
        </w:r>
      </w:ins>
    </w:p>
    <w:p w14:paraId="14F0F72C" w14:textId="77777777" w:rsidR="0056129E" w:rsidRPr="0056129E" w:rsidRDefault="0056129E" w:rsidP="0056129E">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9"/>
        <w:jc w:val="both"/>
        <w:rPr>
          <w:ins w:id="730" w:author="asus" w:date="2018-11-26T22:07:00Z"/>
          <w:rFonts w:ascii="Consolas" w:hAnsi="Consolas" w:cs="Times New Roman"/>
          <w:bCs/>
          <w:color w:val="000000"/>
          <w:sz w:val="20"/>
          <w:szCs w:val="20"/>
          <w:lang w:val="en-US"/>
        </w:rPr>
      </w:pPr>
      <w:ins w:id="731" w:author="asus" w:date="2018-11-26T22:07:00Z">
        <w:r w:rsidRPr="0056129E">
          <w:rPr>
            <w:rFonts w:ascii="Consolas" w:hAnsi="Consolas" w:cs="Times New Roman"/>
            <w:bCs/>
            <w:color w:val="000000"/>
            <w:sz w:val="20"/>
            <w:szCs w:val="20"/>
            <w:lang w:val="en-US"/>
          </w:rPr>
          <w:t xml:space="preserve">        System.out.print("List reverse : ");</w:t>
        </w:r>
      </w:ins>
    </w:p>
    <w:p w14:paraId="7B47160B" w14:textId="77777777" w:rsidR="0056129E" w:rsidRPr="0056129E" w:rsidRDefault="0056129E" w:rsidP="0056129E">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9"/>
        <w:jc w:val="both"/>
        <w:rPr>
          <w:ins w:id="732" w:author="asus" w:date="2018-11-26T22:07:00Z"/>
          <w:rFonts w:ascii="Consolas" w:hAnsi="Consolas" w:cs="Times New Roman"/>
          <w:bCs/>
          <w:color w:val="000000"/>
          <w:sz w:val="20"/>
          <w:szCs w:val="20"/>
          <w:lang w:val="en-US"/>
        </w:rPr>
      </w:pPr>
      <w:ins w:id="733" w:author="asus" w:date="2018-11-26T22:07:00Z">
        <w:r w:rsidRPr="0056129E">
          <w:rPr>
            <w:rFonts w:ascii="Consolas" w:hAnsi="Consolas" w:cs="Times New Roman"/>
            <w:bCs/>
            <w:color w:val="000000"/>
            <w:sz w:val="20"/>
            <w:szCs w:val="20"/>
            <w:lang w:val="en-US"/>
          </w:rPr>
          <w:t xml:space="preserve">        System.out.println(l);</w:t>
        </w:r>
      </w:ins>
    </w:p>
    <w:p w14:paraId="712593A3" w14:textId="77777777" w:rsidR="0056129E" w:rsidRPr="0056129E" w:rsidRDefault="0056129E" w:rsidP="0056129E">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9"/>
        <w:jc w:val="both"/>
        <w:rPr>
          <w:ins w:id="734" w:author="asus" w:date="2018-11-26T22:07:00Z"/>
          <w:rFonts w:ascii="Consolas" w:hAnsi="Consolas" w:cs="Times New Roman"/>
          <w:bCs/>
          <w:color w:val="000000"/>
          <w:sz w:val="20"/>
          <w:szCs w:val="20"/>
          <w:lang w:val="en-US"/>
        </w:rPr>
      </w:pPr>
    </w:p>
    <w:p w14:paraId="499DC6C8" w14:textId="77777777" w:rsidR="0056129E" w:rsidRPr="0056129E" w:rsidRDefault="0056129E" w:rsidP="0056129E">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9"/>
        <w:jc w:val="both"/>
        <w:rPr>
          <w:ins w:id="735" w:author="asus" w:date="2018-11-26T22:07:00Z"/>
          <w:rFonts w:ascii="Consolas" w:hAnsi="Consolas" w:cs="Times New Roman"/>
          <w:bCs/>
          <w:color w:val="000000"/>
          <w:sz w:val="20"/>
          <w:szCs w:val="20"/>
          <w:lang w:val="en-US"/>
        </w:rPr>
      </w:pPr>
      <w:ins w:id="736" w:author="asus" w:date="2018-11-26T22:07:00Z">
        <w:r w:rsidRPr="0056129E">
          <w:rPr>
            <w:rFonts w:ascii="Consolas" w:hAnsi="Consolas" w:cs="Times New Roman"/>
            <w:bCs/>
            <w:color w:val="000000"/>
            <w:sz w:val="20"/>
            <w:szCs w:val="20"/>
            <w:lang w:val="en-US"/>
          </w:rPr>
          <w:t xml:space="preserve">        Collections.shuffle(l);</w:t>
        </w:r>
      </w:ins>
    </w:p>
    <w:p w14:paraId="44DFB628" w14:textId="77777777" w:rsidR="0056129E" w:rsidRPr="0056129E" w:rsidRDefault="0056129E" w:rsidP="0056129E">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9"/>
        <w:jc w:val="both"/>
        <w:rPr>
          <w:ins w:id="737" w:author="asus" w:date="2018-11-26T22:07:00Z"/>
          <w:rFonts w:ascii="Consolas" w:hAnsi="Consolas" w:cs="Times New Roman"/>
          <w:bCs/>
          <w:color w:val="000000"/>
          <w:sz w:val="20"/>
          <w:szCs w:val="20"/>
          <w:lang w:val="en-US"/>
        </w:rPr>
      </w:pPr>
      <w:ins w:id="738" w:author="asus" w:date="2018-11-26T22:07:00Z">
        <w:r w:rsidRPr="0056129E">
          <w:rPr>
            <w:rFonts w:ascii="Consolas" w:hAnsi="Consolas" w:cs="Times New Roman"/>
            <w:bCs/>
            <w:color w:val="000000"/>
            <w:sz w:val="20"/>
            <w:szCs w:val="20"/>
            <w:lang w:val="en-US"/>
          </w:rPr>
          <w:t xml:space="preserve">        System.out.print("List acak    : ");</w:t>
        </w:r>
      </w:ins>
    </w:p>
    <w:p w14:paraId="555BEBA8" w14:textId="77777777" w:rsidR="0056129E" w:rsidRPr="0056129E" w:rsidRDefault="0056129E" w:rsidP="0056129E">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9"/>
        <w:jc w:val="both"/>
        <w:rPr>
          <w:ins w:id="739" w:author="asus" w:date="2018-11-26T22:07:00Z"/>
          <w:rFonts w:ascii="Consolas" w:hAnsi="Consolas" w:cs="Times New Roman"/>
          <w:bCs/>
          <w:color w:val="000000"/>
          <w:sz w:val="20"/>
          <w:szCs w:val="20"/>
          <w:lang w:val="en-US"/>
        </w:rPr>
      </w:pPr>
      <w:ins w:id="740" w:author="asus" w:date="2018-11-26T22:07:00Z">
        <w:r w:rsidRPr="0056129E">
          <w:rPr>
            <w:rFonts w:ascii="Consolas" w:hAnsi="Consolas" w:cs="Times New Roman"/>
            <w:bCs/>
            <w:color w:val="000000"/>
            <w:sz w:val="20"/>
            <w:szCs w:val="20"/>
            <w:lang w:val="en-US"/>
          </w:rPr>
          <w:t xml:space="preserve">        System.out.println(l);</w:t>
        </w:r>
      </w:ins>
    </w:p>
    <w:p w14:paraId="426C5EAD" w14:textId="77777777" w:rsidR="0056129E" w:rsidRPr="0056129E" w:rsidRDefault="0056129E" w:rsidP="0056129E">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9"/>
        <w:jc w:val="both"/>
        <w:rPr>
          <w:ins w:id="741" w:author="asus" w:date="2018-11-26T22:07:00Z"/>
          <w:rFonts w:ascii="Consolas" w:hAnsi="Consolas" w:cs="Times New Roman"/>
          <w:bCs/>
          <w:color w:val="000000"/>
          <w:sz w:val="20"/>
          <w:szCs w:val="20"/>
          <w:lang w:val="en-US"/>
        </w:rPr>
      </w:pPr>
    </w:p>
    <w:p w14:paraId="5278FA19" w14:textId="77777777" w:rsidR="0056129E" w:rsidRPr="0056129E" w:rsidRDefault="0056129E" w:rsidP="0056129E">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9"/>
        <w:jc w:val="both"/>
        <w:rPr>
          <w:ins w:id="742" w:author="asus" w:date="2018-11-26T22:07:00Z"/>
          <w:rFonts w:ascii="Consolas" w:hAnsi="Consolas" w:cs="Times New Roman"/>
          <w:bCs/>
          <w:color w:val="000000"/>
          <w:sz w:val="20"/>
          <w:szCs w:val="20"/>
          <w:lang w:val="en-US"/>
        </w:rPr>
      </w:pPr>
      <w:ins w:id="743" w:author="asus" w:date="2018-11-26T22:07:00Z">
        <w:r w:rsidRPr="0056129E">
          <w:rPr>
            <w:rFonts w:ascii="Consolas" w:hAnsi="Consolas" w:cs="Times New Roman"/>
            <w:bCs/>
            <w:color w:val="000000"/>
            <w:sz w:val="20"/>
            <w:szCs w:val="20"/>
            <w:lang w:val="en-US"/>
          </w:rPr>
          <w:t xml:space="preserve">        Collections.sort(l);</w:t>
        </w:r>
      </w:ins>
    </w:p>
    <w:p w14:paraId="061F7677" w14:textId="77777777" w:rsidR="0056129E" w:rsidRPr="0056129E" w:rsidRDefault="0056129E" w:rsidP="0056129E">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9"/>
        <w:jc w:val="both"/>
        <w:rPr>
          <w:ins w:id="744" w:author="asus" w:date="2018-11-26T22:07:00Z"/>
          <w:rFonts w:ascii="Consolas" w:hAnsi="Consolas" w:cs="Times New Roman"/>
          <w:bCs/>
          <w:color w:val="000000"/>
          <w:sz w:val="20"/>
          <w:szCs w:val="20"/>
          <w:lang w:val="en-US"/>
        </w:rPr>
      </w:pPr>
      <w:ins w:id="745" w:author="asus" w:date="2018-11-26T22:07:00Z">
        <w:r w:rsidRPr="0056129E">
          <w:rPr>
            <w:rFonts w:ascii="Consolas" w:hAnsi="Consolas" w:cs="Times New Roman"/>
            <w:bCs/>
            <w:color w:val="000000"/>
            <w:sz w:val="20"/>
            <w:szCs w:val="20"/>
            <w:lang w:val="en-US"/>
          </w:rPr>
          <w:t xml:space="preserve">        System.out.print("List terurut : ");</w:t>
        </w:r>
      </w:ins>
    </w:p>
    <w:p w14:paraId="00105D7F" w14:textId="77777777" w:rsidR="0056129E" w:rsidRPr="0056129E" w:rsidRDefault="0056129E" w:rsidP="0056129E">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9"/>
        <w:jc w:val="both"/>
        <w:rPr>
          <w:ins w:id="746" w:author="asus" w:date="2018-11-26T22:07:00Z"/>
          <w:rFonts w:ascii="Consolas" w:hAnsi="Consolas" w:cs="Times New Roman"/>
          <w:bCs/>
          <w:color w:val="000000"/>
          <w:sz w:val="20"/>
          <w:szCs w:val="20"/>
          <w:lang w:val="en-US"/>
        </w:rPr>
      </w:pPr>
      <w:ins w:id="747" w:author="asus" w:date="2018-11-26T22:07:00Z">
        <w:r w:rsidRPr="0056129E">
          <w:rPr>
            <w:rFonts w:ascii="Consolas" w:hAnsi="Consolas" w:cs="Times New Roman"/>
            <w:bCs/>
            <w:color w:val="000000"/>
            <w:sz w:val="20"/>
            <w:szCs w:val="20"/>
            <w:lang w:val="en-US"/>
          </w:rPr>
          <w:t xml:space="preserve">        System.out.println(l);</w:t>
        </w:r>
      </w:ins>
    </w:p>
    <w:p w14:paraId="0EDF6F56" w14:textId="77777777" w:rsidR="0056129E" w:rsidRPr="0056129E" w:rsidRDefault="0056129E" w:rsidP="0056129E">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9"/>
        <w:jc w:val="both"/>
        <w:rPr>
          <w:ins w:id="748" w:author="asus" w:date="2018-11-26T22:07:00Z"/>
          <w:rFonts w:ascii="Consolas" w:hAnsi="Consolas" w:cs="Times New Roman"/>
          <w:bCs/>
          <w:color w:val="000000"/>
          <w:sz w:val="20"/>
          <w:szCs w:val="20"/>
          <w:lang w:val="en-US"/>
        </w:rPr>
      </w:pPr>
      <w:ins w:id="749" w:author="asus" w:date="2018-11-26T22:07:00Z">
        <w:r w:rsidRPr="0056129E">
          <w:rPr>
            <w:rFonts w:ascii="Consolas" w:hAnsi="Consolas" w:cs="Times New Roman"/>
            <w:bCs/>
            <w:color w:val="000000"/>
            <w:sz w:val="20"/>
            <w:szCs w:val="20"/>
            <w:lang w:val="en-US"/>
          </w:rPr>
          <w:lastRenderedPageBreak/>
          <w:t xml:space="preserve">    }</w:t>
        </w:r>
      </w:ins>
    </w:p>
    <w:p w14:paraId="2CBEF170" w14:textId="77777777" w:rsidR="0056129E" w:rsidRPr="004F6F78" w:rsidRDefault="0056129E" w:rsidP="0056129E">
      <w:pPr>
        <w:pStyle w:val="ListParagraph"/>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09"/>
        <w:jc w:val="both"/>
        <w:rPr>
          <w:ins w:id="750" w:author="asus" w:date="2018-11-26T22:07:00Z"/>
          <w:rFonts w:ascii="Times New Roman" w:hAnsi="Times New Roman" w:cs="Times New Roman"/>
          <w:bCs/>
          <w:color w:val="000000"/>
          <w:sz w:val="24"/>
          <w:szCs w:val="24"/>
          <w:lang w:val="en-US"/>
        </w:rPr>
      </w:pPr>
      <w:ins w:id="751" w:author="asus" w:date="2018-11-26T22:07:00Z">
        <w:r w:rsidRPr="0056129E">
          <w:rPr>
            <w:rFonts w:ascii="Consolas" w:hAnsi="Consolas" w:cs="Times New Roman"/>
            <w:bCs/>
            <w:color w:val="000000"/>
            <w:sz w:val="20"/>
            <w:szCs w:val="20"/>
            <w:lang w:val="en-US"/>
          </w:rPr>
          <w:t>}</w:t>
        </w:r>
      </w:ins>
    </w:p>
    <w:p w14:paraId="344129DA" w14:textId="77777777" w:rsidR="0056129E" w:rsidRPr="0056129E" w:rsidRDefault="0056129E" w:rsidP="0056129E">
      <w:pPr>
        <w:pStyle w:val="ListParagraph"/>
        <w:numPr>
          <w:ilvl w:val="0"/>
          <w:numId w:val="38"/>
        </w:numPr>
        <w:autoSpaceDE w:val="0"/>
        <w:autoSpaceDN w:val="0"/>
        <w:adjustRightInd w:val="0"/>
        <w:spacing w:after="0" w:line="240" w:lineRule="auto"/>
        <w:jc w:val="both"/>
        <w:rPr>
          <w:ins w:id="752" w:author="asus" w:date="2018-11-26T22:07:00Z"/>
          <w:rFonts w:ascii="Times New Roman" w:hAnsi="Times New Roman" w:cs="Times New Roman"/>
          <w:bCs/>
          <w:color w:val="000000"/>
          <w:sz w:val="24"/>
          <w:szCs w:val="24"/>
          <w:lang w:val="en-US"/>
        </w:rPr>
      </w:pPr>
      <w:ins w:id="753" w:author="asus" w:date="2018-11-26T22:07:00Z">
        <w:r w:rsidRPr="0056129E">
          <w:rPr>
            <w:rFonts w:ascii="Times New Roman" w:hAnsi="Times New Roman" w:cs="Times New Roman"/>
            <w:bCs/>
            <w:color w:val="000000"/>
            <w:sz w:val="24"/>
            <w:szCs w:val="24"/>
            <w:lang w:val="en-US"/>
          </w:rPr>
          <w:t>Output program</w:t>
        </w:r>
      </w:ins>
    </w:p>
    <w:p w14:paraId="42EF6188" w14:textId="77777777" w:rsidR="0056129E" w:rsidRPr="004F6F78" w:rsidRDefault="0056129E" w:rsidP="0056129E">
      <w:pPr>
        <w:pStyle w:val="ListParagraph"/>
        <w:autoSpaceDE w:val="0"/>
        <w:autoSpaceDN w:val="0"/>
        <w:adjustRightInd w:val="0"/>
        <w:spacing w:after="0" w:line="240" w:lineRule="auto"/>
        <w:ind w:left="1146"/>
        <w:jc w:val="both"/>
        <w:rPr>
          <w:ins w:id="754" w:author="asus" w:date="2018-11-26T22:07:00Z"/>
          <w:rFonts w:ascii="Times New Roman" w:hAnsi="Times New Roman" w:cs="Times New Roman"/>
          <w:bCs/>
          <w:color w:val="000000"/>
          <w:sz w:val="24"/>
          <w:szCs w:val="24"/>
          <w:lang w:val="en-US"/>
        </w:rPr>
      </w:pPr>
    </w:p>
    <w:p w14:paraId="747D6B9E" w14:textId="77777777" w:rsidR="0056129E" w:rsidRDefault="0056129E" w:rsidP="0056129E">
      <w:pPr>
        <w:pStyle w:val="ListParagraph"/>
        <w:numPr>
          <w:ilvl w:val="0"/>
          <w:numId w:val="38"/>
        </w:numPr>
        <w:autoSpaceDE w:val="0"/>
        <w:autoSpaceDN w:val="0"/>
        <w:adjustRightInd w:val="0"/>
        <w:spacing w:after="0" w:line="240" w:lineRule="auto"/>
        <w:jc w:val="both"/>
        <w:rPr>
          <w:ins w:id="755" w:author="asus" w:date="2018-11-26T22:07:00Z"/>
          <w:rFonts w:ascii="Times New Roman" w:hAnsi="Times New Roman" w:cs="Times New Roman"/>
          <w:bCs/>
          <w:color w:val="000000"/>
          <w:sz w:val="24"/>
          <w:szCs w:val="24"/>
          <w:lang w:val="en-US"/>
        </w:rPr>
      </w:pPr>
      <w:ins w:id="756" w:author="asus" w:date="2018-11-26T22:07:00Z">
        <w:r>
          <w:rPr>
            <w:rFonts w:ascii="Times New Roman" w:hAnsi="Times New Roman" w:cs="Times New Roman"/>
            <w:bCs/>
            <w:color w:val="000000"/>
            <w:sz w:val="24"/>
            <w:szCs w:val="24"/>
            <w:lang w:val="en-US"/>
          </w:rPr>
          <w:t>Analisa</w:t>
        </w:r>
      </w:ins>
    </w:p>
    <w:p w14:paraId="0A968064" w14:textId="77777777" w:rsidR="0056129E" w:rsidRPr="00D45283" w:rsidRDefault="0056129E" w:rsidP="0056129E">
      <w:pPr>
        <w:pStyle w:val="ListParagraph"/>
        <w:autoSpaceDE w:val="0"/>
        <w:autoSpaceDN w:val="0"/>
        <w:adjustRightInd w:val="0"/>
        <w:spacing w:after="0" w:line="240" w:lineRule="auto"/>
        <w:ind w:left="1146"/>
        <w:jc w:val="both"/>
        <w:rPr>
          <w:ins w:id="757" w:author="asus" w:date="2018-11-26T22:07:00Z"/>
          <w:rFonts w:ascii="Times New Roman" w:hAnsi="Times New Roman" w:cs="Times New Roman"/>
          <w:bCs/>
          <w:color w:val="000000"/>
          <w:sz w:val="24"/>
          <w:szCs w:val="24"/>
          <w:lang w:val="en-US"/>
        </w:rPr>
      </w:pPr>
    </w:p>
    <w:p w14:paraId="4AC836B2" w14:textId="77777777" w:rsidR="0056129E" w:rsidRPr="00D45283" w:rsidRDefault="0056129E" w:rsidP="00D45283">
      <w:pPr>
        <w:pStyle w:val="ListParagraph"/>
        <w:autoSpaceDE w:val="0"/>
        <w:autoSpaceDN w:val="0"/>
        <w:adjustRightInd w:val="0"/>
        <w:spacing w:after="0" w:line="240" w:lineRule="auto"/>
        <w:ind w:left="1146"/>
        <w:jc w:val="both"/>
        <w:rPr>
          <w:ins w:id="758" w:author="asus" w:date="2018-11-26T22:07:00Z"/>
          <w:rFonts w:ascii="Times New Roman" w:hAnsi="Times New Roman" w:cs="Times New Roman"/>
          <w:bCs/>
          <w:color w:val="000000"/>
          <w:sz w:val="24"/>
          <w:szCs w:val="24"/>
          <w:lang w:val="en-US"/>
        </w:rPr>
      </w:pPr>
    </w:p>
    <w:p w14:paraId="49121AD6" w14:textId="3E5E12AB" w:rsidR="00FB4303" w:rsidRDefault="00FB4303" w:rsidP="005E3B98">
      <w:pPr>
        <w:pStyle w:val="ListParagraph"/>
        <w:ind w:left="709"/>
        <w:rPr>
          <w:rFonts w:ascii="Times New Roman" w:hAnsi="Times New Roman" w:cs="Times New Roman"/>
          <w:noProof/>
          <w:sz w:val="24"/>
          <w:szCs w:val="24"/>
          <w:lang w:val="en-ID"/>
        </w:rPr>
      </w:pPr>
    </w:p>
    <w:p w14:paraId="569C6F30" w14:textId="77777777" w:rsidR="00496C94" w:rsidRPr="00496C94" w:rsidRDefault="00496C94" w:rsidP="009349E5">
      <w:pPr>
        <w:pStyle w:val="ListParagraph"/>
        <w:numPr>
          <w:ilvl w:val="0"/>
          <w:numId w:val="1"/>
        </w:numPr>
        <w:spacing w:after="0"/>
        <w:ind w:left="142"/>
        <w:rPr>
          <w:rFonts w:ascii="Times New Roman" w:hAnsi="Times New Roman" w:cs="Times New Roman"/>
          <w:b/>
          <w:noProof/>
          <w:sz w:val="28"/>
          <w:szCs w:val="28"/>
          <w:lang w:val="en-ID"/>
        </w:rPr>
      </w:pPr>
      <w:r w:rsidRPr="00496C94">
        <w:rPr>
          <w:rFonts w:ascii="Times New Roman" w:hAnsi="Times New Roman" w:cs="Times New Roman"/>
          <w:b/>
          <w:noProof/>
          <w:sz w:val="28"/>
          <w:szCs w:val="28"/>
          <w:lang w:val="en-ID"/>
        </w:rPr>
        <w:t>TUGAS</w:t>
      </w:r>
    </w:p>
    <w:p w14:paraId="4A627069" w14:textId="77777777" w:rsidR="006143DE" w:rsidRPr="005A75D4" w:rsidRDefault="005A75D4" w:rsidP="005A75D4">
      <w:pPr>
        <w:numPr>
          <w:ilvl w:val="1"/>
          <w:numId w:val="24"/>
        </w:numPr>
        <w:spacing w:after="0"/>
        <w:ind w:left="426"/>
        <w:jc w:val="both"/>
        <w:rPr>
          <w:rFonts w:ascii="Times New Roman" w:hAnsi="Times New Roman" w:cs="Times New Roman"/>
          <w:sz w:val="24"/>
          <w:szCs w:val="24"/>
        </w:rPr>
      </w:pPr>
      <w:r w:rsidRPr="005A75D4">
        <w:rPr>
          <w:rFonts w:ascii="Times New Roman" w:hAnsi="Times New Roman" w:cs="Times New Roman"/>
          <w:sz w:val="24"/>
          <w:szCs w:val="24"/>
        </w:rPr>
        <w:t>Buatlah sebuah class Stack, FullStackException dan EmptyStackException. Class Stack ini menggambar Stack yang menerapkan konsep LIFO (Last In First Out). Konsep LIFO ini, data yang terakhir masuk akan keluar pertama kali</w:t>
      </w:r>
    </w:p>
    <w:p w14:paraId="3D7F3C2B" w14:textId="77777777" w:rsidR="009D7015" w:rsidRDefault="002746F5" w:rsidP="009D7015">
      <w:pPr>
        <w:pStyle w:val="ListParagraph"/>
        <w:numPr>
          <w:ilvl w:val="0"/>
          <w:numId w:val="3"/>
        </w:numPr>
        <w:spacing w:after="0"/>
        <w:ind w:left="851"/>
        <w:rPr>
          <w:rFonts w:ascii="Times New Roman" w:hAnsi="Times New Roman" w:cs="Times New Roman"/>
          <w:noProof/>
          <w:sz w:val="24"/>
          <w:szCs w:val="24"/>
          <w:lang w:val="en-ID"/>
        </w:rPr>
      </w:pPr>
      <w:r>
        <w:rPr>
          <w:rFonts w:ascii="Times New Roman" w:hAnsi="Times New Roman" w:cs="Times New Roman"/>
          <w:noProof/>
          <w:sz w:val="24"/>
          <w:szCs w:val="24"/>
          <w:lang w:val="en-ID"/>
        </w:rPr>
        <w:t>Listing program</w:t>
      </w:r>
    </w:p>
    <w:p w14:paraId="55341729" w14:textId="77777777" w:rsidR="009D7015" w:rsidRPr="009D7015" w:rsidRDefault="009D7015" w:rsidP="009D7015">
      <w:pPr>
        <w:pStyle w:val="ListParagraph"/>
        <w:numPr>
          <w:ilvl w:val="0"/>
          <w:numId w:val="12"/>
        </w:numPr>
        <w:spacing w:after="0"/>
        <w:rPr>
          <w:rFonts w:ascii="Times New Roman" w:hAnsi="Times New Roman" w:cs="Times New Roman"/>
          <w:noProof/>
          <w:sz w:val="24"/>
          <w:szCs w:val="24"/>
          <w:lang w:val="en-ID"/>
        </w:rPr>
      </w:pPr>
      <w:r>
        <w:rPr>
          <w:rFonts w:ascii="Times New Roman" w:hAnsi="Times New Roman" w:cs="Times New Roman"/>
          <w:noProof/>
          <w:sz w:val="24"/>
          <w:szCs w:val="24"/>
          <w:lang w:val="en-ID"/>
        </w:rPr>
        <w:t>Class Stack</w:t>
      </w:r>
    </w:p>
    <w:p w14:paraId="4A695C0E" w14:textId="77777777" w:rsidR="009D7015" w:rsidRPr="009D7015" w:rsidRDefault="009D7015" w:rsidP="009D7015">
      <w:pPr>
        <w:pStyle w:val="ListParagraph"/>
        <w:pBdr>
          <w:top w:val="single" w:sz="4" w:space="1" w:color="auto"/>
          <w:left w:val="single" w:sz="4" w:space="4" w:color="auto"/>
          <w:bottom w:val="single" w:sz="4" w:space="1" w:color="auto"/>
          <w:right w:val="single" w:sz="4" w:space="4" w:color="auto"/>
        </w:pBdr>
        <w:spacing w:after="0"/>
        <w:ind w:left="862"/>
        <w:rPr>
          <w:rFonts w:ascii="Courier New" w:hAnsi="Courier New" w:cs="Courier New"/>
          <w:noProof/>
          <w:sz w:val="20"/>
          <w:szCs w:val="20"/>
          <w:lang w:val="en-ID"/>
        </w:rPr>
      </w:pPr>
      <w:r w:rsidRPr="009D7015">
        <w:rPr>
          <w:rFonts w:ascii="Courier New" w:hAnsi="Courier New" w:cs="Courier New"/>
          <w:noProof/>
          <w:sz w:val="20"/>
          <w:szCs w:val="20"/>
          <w:lang w:val="en-ID"/>
        </w:rPr>
        <w:t>public class Stack {</w:t>
      </w:r>
    </w:p>
    <w:p w14:paraId="46FD6EF6" w14:textId="77777777" w:rsidR="009D7015" w:rsidRPr="009D7015" w:rsidRDefault="009D7015" w:rsidP="009D7015">
      <w:pPr>
        <w:pStyle w:val="ListParagraph"/>
        <w:pBdr>
          <w:top w:val="single" w:sz="4" w:space="1" w:color="auto"/>
          <w:left w:val="single" w:sz="4" w:space="4" w:color="auto"/>
          <w:bottom w:val="single" w:sz="4" w:space="1" w:color="auto"/>
          <w:right w:val="single" w:sz="4" w:space="4" w:color="auto"/>
        </w:pBdr>
        <w:spacing w:after="0"/>
        <w:ind w:left="862"/>
        <w:rPr>
          <w:rFonts w:ascii="Courier New" w:hAnsi="Courier New" w:cs="Courier New"/>
          <w:noProof/>
          <w:sz w:val="20"/>
          <w:szCs w:val="20"/>
          <w:lang w:val="en-ID"/>
        </w:rPr>
      </w:pPr>
    </w:p>
    <w:p w14:paraId="0396A019" w14:textId="77777777" w:rsidR="009D7015" w:rsidRPr="009D7015" w:rsidRDefault="009D7015" w:rsidP="009D7015">
      <w:pPr>
        <w:pStyle w:val="ListParagraph"/>
        <w:pBdr>
          <w:top w:val="single" w:sz="4" w:space="1" w:color="auto"/>
          <w:left w:val="single" w:sz="4" w:space="4" w:color="auto"/>
          <w:bottom w:val="single" w:sz="4" w:space="1" w:color="auto"/>
          <w:right w:val="single" w:sz="4" w:space="4" w:color="auto"/>
        </w:pBdr>
        <w:spacing w:after="0"/>
        <w:ind w:left="862"/>
        <w:rPr>
          <w:rFonts w:ascii="Courier New" w:hAnsi="Courier New" w:cs="Courier New"/>
          <w:noProof/>
          <w:sz w:val="20"/>
          <w:szCs w:val="20"/>
          <w:lang w:val="en-ID"/>
        </w:rPr>
      </w:pPr>
      <w:r w:rsidRPr="009D7015">
        <w:rPr>
          <w:rFonts w:ascii="Courier New" w:hAnsi="Courier New" w:cs="Courier New"/>
          <w:noProof/>
          <w:sz w:val="20"/>
          <w:szCs w:val="20"/>
          <w:lang w:val="en-ID"/>
        </w:rPr>
        <w:t xml:space="preserve">    int size;</w:t>
      </w:r>
    </w:p>
    <w:p w14:paraId="4488928F" w14:textId="77777777" w:rsidR="009D7015" w:rsidRPr="009D7015" w:rsidRDefault="009D7015" w:rsidP="009D7015">
      <w:pPr>
        <w:pStyle w:val="ListParagraph"/>
        <w:pBdr>
          <w:top w:val="single" w:sz="4" w:space="1" w:color="auto"/>
          <w:left w:val="single" w:sz="4" w:space="4" w:color="auto"/>
          <w:bottom w:val="single" w:sz="4" w:space="1" w:color="auto"/>
          <w:right w:val="single" w:sz="4" w:space="4" w:color="auto"/>
        </w:pBdr>
        <w:spacing w:after="0"/>
        <w:ind w:left="862"/>
        <w:rPr>
          <w:rFonts w:ascii="Courier New" w:hAnsi="Courier New" w:cs="Courier New"/>
          <w:noProof/>
          <w:sz w:val="20"/>
          <w:szCs w:val="20"/>
          <w:lang w:val="en-ID"/>
        </w:rPr>
      </w:pPr>
      <w:r w:rsidRPr="009D7015">
        <w:rPr>
          <w:rFonts w:ascii="Courier New" w:hAnsi="Courier New" w:cs="Courier New"/>
          <w:noProof/>
          <w:sz w:val="20"/>
          <w:szCs w:val="20"/>
          <w:lang w:val="en-ID"/>
        </w:rPr>
        <w:t xml:space="preserve">    int top;</w:t>
      </w:r>
    </w:p>
    <w:p w14:paraId="466B499F" w14:textId="77777777" w:rsidR="009D7015" w:rsidRPr="009D7015" w:rsidRDefault="009D7015" w:rsidP="009D7015">
      <w:pPr>
        <w:pStyle w:val="ListParagraph"/>
        <w:pBdr>
          <w:top w:val="single" w:sz="4" w:space="1" w:color="auto"/>
          <w:left w:val="single" w:sz="4" w:space="4" w:color="auto"/>
          <w:bottom w:val="single" w:sz="4" w:space="1" w:color="auto"/>
          <w:right w:val="single" w:sz="4" w:space="4" w:color="auto"/>
        </w:pBdr>
        <w:spacing w:after="0"/>
        <w:ind w:left="862"/>
        <w:rPr>
          <w:rFonts w:ascii="Courier New" w:hAnsi="Courier New" w:cs="Courier New"/>
          <w:noProof/>
          <w:sz w:val="20"/>
          <w:szCs w:val="20"/>
          <w:lang w:val="en-ID"/>
        </w:rPr>
      </w:pPr>
      <w:r w:rsidRPr="009D7015">
        <w:rPr>
          <w:rFonts w:ascii="Courier New" w:hAnsi="Courier New" w:cs="Courier New"/>
          <w:noProof/>
          <w:sz w:val="20"/>
          <w:szCs w:val="20"/>
          <w:lang w:val="en-ID"/>
        </w:rPr>
        <w:t xml:space="preserve">    Object[] elemen;</w:t>
      </w:r>
    </w:p>
    <w:p w14:paraId="1CF43227" w14:textId="77777777" w:rsidR="009D7015" w:rsidRPr="009D7015" w:rsidRDefault="009D7015" w:rsidP="009D7015">
      <w:pPr>
        <w:pStyle w:val="ListParagraph"/>
        <w:pBdr>
          <w:top w:val="single" w:sz="4" w:space="1" w:color="auto"/>
          <w:left w:val="single" w:sz="4" w:space="4" w:color="auto"/>
          <w:bottom w:val="single" w:sz="4" w:space="1" w:color="auto"/>
          <w:right w:val="single" w:sz="4" w:space="4" w:color="auto"/>
        </w:pBdr>
        <w:spacing w:after="0"/>
        <w:ind w:left="862"/>
        <w:rPr>
          <w:rFonts w:ascii="Courier New" w:hAnsi="Courier New" w:cs="Courier New"/>
          <w:noProof/>
          <w:sz w:val="20"/>
          <w:szCs w:val="20"/>
          <w:lang w:val="en-ID"/>
        </w:rPr>
      </w:pPr>
    </w:p>
    <w:p w14:paraId="5F34D064" w14:textId="77777777" w:rsidR="009D7015" w:rsidRPr="009D7015" w:rsidRDefault="009D7015" w:rsidP="009D7015">
      <w:pPr>
        <w:pStyle w:val="ListParagraph"/>
        <w:pBdr>
          <w:top w:val="single" w:sz="4" w:space="1" w:color="auto"/>
          <w:left w:val="single" w:sz="4" w:space="4" w:color="auto"/>
          <w:bottom w:val="single" w:sz="4" w:space="1" w:color="auto"/>
          <w:right w:val="single" w:sz="4" w:space="4" w:color="auto"/>
        </w:pBdr>
        <w:spacing w:after="0"/>
        <w:ind w:left="862"/>
        <w:rPr>
          <w:rFonts w:ascii="Courier New" w:hAnsi="Courier New" w:cs="Courier New"/>
          <w:noProof/>
          <w:sz w:val="20"/>
          <w:szCs w:val="20"/>
          <w:lang w:val="en-ID"/>
        </w:rPr>
      </w:pPr>
      <w:r w:rsidRPr="009D7015">
        <w:rPr>
          <w:rFonts w:ascii="Courier New" w:hAnsi="Courier New" w:cs="Courier New"/>
          <w:noProof/>
          <w:sz w:val="20"/>
          <w:szCs w:val="20"/>
          <w:lang w:val="en-ID"/>
        </w:rPr>
        <w:t xml:space="preserve">    public Stack() {</w:t>
      </w:r>
    </w:p>
    <w:p w14:paraId="082B7E73" w14:textId="77777777" w:rsidR="009D7015" w:rsidRPr="009D7015" w:rsidRDefault="009D7015" w:rsidP="009D7015">
      <w:pPr>
        <w:pStyle w:val="ListParagraph"/>
        <w:pBdr>
          <w:top w:val="single" w:sz="4" w:space="1" w:color="auto"/>
          <w:left w:val="single" w:sz="4" w:space="4" w:color="auto"/>
          <w:bottom w:val="single" w:sz="4" w:space="1" w:color="auto"/>
          <w:right w:val="single" w:sz="4" w:space="4" w:color="auto"/>
        </w:pBdr>
        <w:spacing w:after="0"/>
        <w:ind w:left="862"/>
        <w:rPr>
          <w:rFonts w:ascii="Courier New" w:hAnsi="Courier New" w:cs="Courier New"/>
          <w:noProof/>
          <w:sz w:val="20"/>
          <w:szCs w:val="20"/>
          <w:lang w:val="en-ID"/>
        </w:rPr>
      </w:pPr>
      <w:r w:rsidRPr="009D7015">
        <w:rPr>
          <w:rFonts w:ascii="Courier New" w:hAnsi="Courier New" w:cs="Courier New"/>
          <w:noProof/>
          <w:sz w:val="20"/>
          <w:szCs w:val="20"/>
          <w:lang w:val="en-ID"/>
        </w:rPr>
        <w:t xml:space="preserve">        this.size = 5;</w:t>
      </w:r>
    </w:p>
    <w:p w14:paraId="079EA765" w14:textId="77777777" w:rsidR="009D7015" w:rsidRPr="009D7015" w:rsidRDefault="009D7015" w:rsidP="009D7015">
      <w:pPr>
        <w:pStyle w:val="ListParagraph"/>
        <w:pBdr>
          <w:top w:val="single" w:sz="4" w:space="1" w:color="auto"/>
          <w:left w:val="single" w:sz="4" w:space="4" w:color="auto"/>
          <w:bottom w:val="single" w:sz="4" w:space="1" w:color="auto"/>
          <w:right w:val="single" w:sz="4" w:space="4" w:color="auto"/>
        </w:pBdr>
        <w:spacing w:after="0"/>
        <w:ind w:left="862"/>
        <w:rPr>
          <w:rFonts w:ascii="Courier New" w:hAnsi="Courier New" w:cs="Courier New"/>
          <w:noProof/>
          <w:sz w:val="20"/>
          <w:szCs w:val="20"/>
          <w:lang w:val="en-ID"/>
        </w:rPr>
      </w:pPr>
      <w:r w:rsidRPr="009D7015">
        <w:rPr>
          <w:rFonts w:ascii="Courier New" w:hAnsi="Courier New" w:cs="Courier New"/>
          <w:noProof/>
          <w:sz w:val="20"/>
          <w:szCs w:val="20"/>
          <w:lang w:val="en-ID"/>
        </w:rPr>
        <w:t xml:space="preserve">        this.elemen = new Object[size];</w:t>
      </w:r>
    </w:p>
    <w:p w14:paraId="6C888835" w14:textId="77777777" w:rsidR="009D7015" w:rsidRPr="009D7015" w:rsidRDefault="009D7015" w:rsidP="009D7015">
      <w:pPr>
        <w:pStyle w:val="ListParagraph"/>
        <w:pBdr>
          <w:top w:val="single" w:sz="4" w:space="1" w:color="auto"/>
          <w:left w:val="single" w:sz="4" w:space="4" w:color="auto"/>
          <w:bottom w:val="single" w:sz="4" w:space="1" w:color="auto"/>
          <w:right w:val="single" w:sz="4" w:space="4" w:color="auto"/>
        </w:pBdr>
        <w:spacing w:after="0"/>
        <w:ind w:left="862"/>
        <w:rPr>
          <w:rFonts w:ascii="Courier New" w:hAnsi="Courier New" w:cs="Courier New"/>
          <w:noProof/>
          <w:sz w:val="20"/>
          <w:szCs w:val="20"/>
          <w:lang w:val="en-ID"/>
        </w:rPr>
      </w:pPr>
      <w:r w:rsidRPr="009D7015">
        <w:rPr>
          <w:rFonts w:ascii="Courier New" w:hAnsi="Courier New" w:cs="Courier New"/>
          <w:noProof/>
          <w:sz w:val="20"/>
          <w:szCs w:val="20"/>
          <w:lang w:val="en-ID"/>
        </w:rPr>
        <w:t xml:space="preserve">    }</w:t>
      </w:r>
    </w:p>
    <w:p w14:paraId="4CDE5423" w14:textId="77777777" w:rsidR="009D7015" w:rsidRPr="009D7015" w:rsidRDefault="009D7015" w:rsidP="009D7015">
      <w:pPr>
        <w:pStyle w:val="ListParagraph"/>
        <w:pBdr>
          <w:top w:val="single" w:sz="4" w:space="1" w:color="auto"/>
          <w:left w:val="single" w:sz="4" w:space="4" w:color="auto"/>
          <w:bottom w:val="single" w:sz="4" w:space="1" w:color="auto"/>
          <w:right w:val="single" w:sz="4" w:space="4" w:color="auto"/>
        </w:pBdr>
        <w:spacing w:after="0"/>
        <w:ind w:left="862"/>
        <w:rPr>
          <w:rFonts w:ascii="Courier New" w:hAnsi="Courier New" w:cs="Courier New"/>
          <w:noProof/>
          <w:sz w:val="20"/>
          <w:szCs w:val="20"/>
          <w:lang w:val="en-ID"/>
        </w:rPr>
      </w:pPr>
    </w:p>
    <w:p w14:paraId="084E985D" w14:textId="77777777" w:rsidR="009D7015" w:rsidRPr="009D7015" w:rsidRDefault="009D7015" w:rsidP="009D7015">
      <w:pPr>
        <w:pStyle w:val="ListParagraph"/>
        <w:pBdr>
          <w:top w:val="single" w:sz="4" w:space="1" w:color="auto"/>
          <w:left w:val="single" w:sz="4" w:space="4" w:color="auto"/>
          <w:bottom w:val="single" w:sz="4" w:space="1" w:color="auto"/>
          <w:right w:val="single" w:sz="4" w:space="4" w:color="auto"/>
        </w:pBdr>
        <w:spacing w:after="0"/>
        <w:ind w:left="862"/>
        <w:rPr>
          <w:rFonts w:ascii="Courier New" w:hAnsi="Courier New" w:cs="Courier New"/>
          <w:noProof/>
          <w:sz w:val="20"/>
          <w:szCs w:val="20"/>
          <w:lang w:val="en-ID"/>
        </w:rPr>
      </w:pPr>
      <w:r w:rsidRPr="009D7015">
        <w:rPr>
          <w:rFonts w:ascii="Courier New" w:hAnsi="Courier New" w:cs="Courier New"/>
          <w:noProof/>
          <w:sz w:val="20"/>
          <w:szCs w:val="20"/>
          <w:lang w:val="en-ID"/>
        </w:rPr>
        <w:t xml:space="preserve">    public Stack(int s) {</w:t>
      </w:r>
    </w:p>
    <w:p w14:paraId="4A37CC80" w14:textId="77777777" w:rsidR="009D7015" w:rsidRPr="009D7015" w:rsidRDefault="009D7015" w:rsidP="009D7015">
      <w:pPr>
        <w:pStyle w:val="ListParagraph"/>
        <w:pBdr>
          <w:top w:val="single" w:sz="4" w:space="1" w:color="auto"/>
          <w:left w:val="single" w:sz="4" w:space="4" w:color="auto"/>
          <w:bottom w:val="single" w:sz="4" w:space="1" w:color="auto"/>
          <w:right w:val="single" w:sz="4" w:space="4" w:color="auto"/>
        </w:pBdr>
        <w:spacing w:after="0"/>
        <w:ind w:left="862"/>
        <w:rPr>
          <w:rFonts w:ascii="Courier New" w:hAnsi="Courier New" w:cs="Courier New"/>
          <w:noProof/>
          <w:sz w:val="20"/>
          <w:szCs w:val="20"/>
          <w:lang w:val="en-ID"/>
        </w:rPr>
      </w:pPr>
      <w:r w:rsidRPr="009D7015">
        <w:rPr>
          <w:rFonts w:ascii="Courier New" w:hAnsi="Courier New" w:cs="Courier New"/>
          <w:noProof/>
          <w:sz w:val="20"/>
          <w:szCs w:val="20"/>
          <w:lang w:val="en-ID"/>
        </w:rPr>
        <w:t xml:space="preserve">        this.size = s;</w:t>
      </w:r>
    </w:p>
    <w:p w14:paraId="59AD247D" w14:textId="77777777" w:rsidR="009D7015" w:rsidRPr="009D7015" w:rsidRDefault="009D7015" w:rsidP="009D7015">
      <w:pPr>
        <w:pStyle w:val="ListParagraph"/>
        <w:pBdr>
          <w:top w:val="single" w:sz="4" w:space="1" w:color="auto"/>
          <w:left w:val="single" w:sz="4" w:space="4" w:color="auto"/>
          <w:bottom w:val="single" w:sz="4" w:space="1" w:color="auto"/>
          <w:right w:val="single" w:sz="4" w:space="4" w:color="auto"/>
        </w:pBdr>
        <w:spacing w:after="0"/>
        <w:ind w:left="862"/>
        <w:rPr>
          <w:rFonts w:ascii="Courier New" w:hAnsi="Courier New" w:cs="Courier New"/>
          <w:noProof/>
          <w:sz w:val="20"/>
          <w:szCs w:val="20"/>
          <w:lang w:val="en-ID"/>
        </w:rPr>
      </w:pPr>
      <w:r w:rsidRPr="009D7015">
        <w:rPr>
          <w:rFonts w:ascii="Courier New" w:hAnsi="Courier New" w:cs="Courier New"/>
          <w:noProof/>
          <w:sz w:val="20"/>
          <w:szCs w:val="20"/>
          <w:lang w:val="en-ID"/>
        </w:rPr>
        <w:t xml:space="preserve">        this.elemen = new Object[size];</w:t>
      </w:r>
    </w:p>
    <w:p w14:paraId="625DAF04" w14:textId="77777777" w:rsidR="009D7015" w:rsidRPr="009D7015" w:rsidRDefault="009D7015" w:rsidP="009D7015">
      <w:pPr>
        <w:pStyle w:val="ListParagraph"/>
        <w:pBdr>
          <w:top w:val="single" w:sz="4" w:space="1" w:color="auto"/>
          <w:left w:val="single" w:sz="4" w:space="4" w:color="auto"/>
          <w:bottom w:val="single" w:sz="4" w:space="1" w:color="auto"/>
          <w:right w:val="single" w:sz="4" w:space="4" w:color="auto"/>
        </w:pBdr>
        <w:spacing w:after="0"/>
        <w:ind w:left="862"/>
        <w:rPr>
          <w:rFonts w:ascii="Courier New" w:hAnsi="Courier New" w:cs="Courier New"/>
          <w:noProof/>
          <w:sz w:val="20"/>
          <w:szCs w:val="20"/>
          <w:lang w:val="en-ID"/>
        </w:rPr>
      </w:pPr>
      <w:r w:rsidRPr="009D7015">
        <w:rPr>
          <w:rFonts w:ascii="Courier New" w:hAnsi="Courier New" w:cs="Courier New"/>
          <w:noProof/>
          <w:sz w:val="20"/>
          <w:szCs w:val="20"/>
          <w:lang w:val="en-ID"/>
        </w:rPr>
        <w:t xml:space="preserve">    }</w:t>
      </w:r>
    </w:p>
    <w:p w14:paraId="3F1023F7" w14:textId="77777777" w:rsidR="009D7015" w:rsidRPr="009D7015" w:rsidRDefault="009D7015" w:rsidP="009D7015">
      <w:pPr>
        <w:pStyle w:val="ListParagraph"/>
        <w:pBdr>
          <w:top w:val="single" w:sz="4" w:space="1" w:color="auto"/>
          <w:left w:val="single" w:sz="4" w:space="4" w:color="auto"/>
          <w:bottom w:val="single" w:sz="4" w:space="1" w:color="auto"/>
          <w:right w:val="single" w:sz="4" w:space="4" w:color="auto"/>
        </w:pBdr>
        <w:spacing w:after="0"/>
        <w:ind w:left="862"/>
        <w:rPr>
          <w:rFonts w:ascii="Courier New" w:hAnsi="Courier New" w:cs="Courier New"/>
          <w:noProof/>
          <w:sz w:val="20"/>
          <w:szCs w:val="20"/>
          <w:lang w:val="en-ID"/>
        </w:rPr>
      </w:pPr>
    </w:p>
    <w:p w14:paraId="694089B4" w14:textId="77777777" w:rsidR="009D7015" w:rsidRPr="009D7015" w:rsidRDefault="009D7015" w:rsidP="009D7015">
      <w:pPr>
        <w:pStyle w:val="ListParagraph"/>
        <w:pBdr>
          <w:top w:val="single" w:sz="4" w:space="1" w:color="auto"/>
          <w:left w:val="single" w:sz="4" w:space="4" w:color="auto"/>
          <w:bottom w:val="single" w:sz="4" w:space="1" w:color="auto"/>
          <w:right w:val="single" w:sz="4" w:space="4" w:color="auto"/>
        </w:pBdr>
        <w:spacing w:after="0"/>
        <w:ind w:left="862"/>
        <w:rPr>
          <w:rFonts w:ascii="Courier New" w:hAnsi="Courier New" w:cs="Courier New"/>
          <w:noProof/>
          <w:sz w:val="20"/>
          <w:szCs w:val="20"/>
          <w:lang w:val="en-ID"/>
        </w:rPr>
      </w:pPr>
      <w:r w:rsidRPr="009D7015">
        <w:rPr>
          <w:rFonts w:ascii="Courier New" w:hAnsi="Courier New" w:cs="Courier New"/>
          <w:noProof/>
          <w:sz w:val="20"/>
          <w:szCs w:val="20"/>
          <w:lang w:val="en-ID"/>
        </w:rPr>
        <w:t xml:space="preserve">    public int getSize() {</w:t>
      </w:r>
    </w:p>
    <w:p w14:paraId="6BEFA976" w14:textId="77777777" w:rsidR="009D7015" w:rsidRPr="009D7015" w:rsidRDefault="009D7015" w:rsidP="009D7015">
      <w:pPr>
        <w:pStyle w:val="ListParagraph"/>
        <w:pBdr>
          <w:top w:val="single" w:sz="4" w:space="1" w:color="auto"/>
          <w:left w:val="single" w:sz="4" w:space="4" w:color="auto"/>
          <w:bottom w:val="single" w:sz="4" w:space="1" w:color="auto"/>
          <w:right w:val="single" w:sz="4" w:space="4" w:color="auto"/>
        </w:pBdr>
        <w:spacing w:after="0"/>
        <w:ind w:left="862"/>
        <w:rPr>
          <w:rFonts w:ascii="Courier New" w:hAnsi="Courier New" w:cs="Courier New"/>
          <w:noProof/>
          <w:sz w:val="20"/>
          <w:szCs w:val="20"/>
          <w:lang w:val="en-ID"/>
        </w:rPr>
      </w:pPr>
      <w:r w:rsidRPr="009D7015">
        <w:rPr>
          <w:rFonts w:ascii="Courier New" w:hAnsi="Courier New" w:cs="Courier New"/>
          <w:noProof/>
          <w:sz w:val="20"/>
          <w:szCs w:val="20"/>
          <w:lang w:val="en-ID"/>
        </w:rPr>
        <w:t xml:space="preserve">        return size;</w:t>
      </w:r>
    </w:p>
    <w:p w14:paraId="6445035C" w14:textId="77777777" w:rsidR="009D7015" w:rsidRPr="009D7015" w:rsidRDefault="009D7015" w:rsidP="009D7015">
      <w:pPr>
        <w:pStyle w:val="ListParagraph"/>
        <w:pBdr>
          <w:top w:val="single" w:sz="4" w:space="1" w:color="auto"/>
          <w:left w:val="single" w:sz="4" w:space="4" w:color="auto"/>
          <w:bottom w:val="single" w:sz="4" w:space="1" w:color="auto"/>
          <w:right w:val="single" w:sz="4" w:space="4" w:color="auto"/>
        </w:pBdr>
        <w:spacing w:after="0"/>
        <w:ind w:left="862"/>
        <w:rPr>
          <w:rFonts w:ascii="Courier New" w:hAnsi="Courier New" w:cs="Courier New"/>
          <w:noProof/>
          <w:sz w:val="20"/>
          <w:szCs w:val="20"/>
          <w:lang w:val="en-ID"/>
        </w:rPr>
      </w:pPr>
      <w:r w:rsidRPr="009D7015">
        <w:rPr>
          <w:rFonts w:ascii="Courier New" w:hAnsi="Courier New" w:cs="Courier New"/>
          <w:noProof/>
          <w:sz w:val="20"/>
          <w:szCs w:val="20"/>
          <w:lang w:val="en-ID"/>
        </w:rPr>
        <w:t xml:space="preserve">    }</w:t>
      </w:r>
    </w:p>
    <w:p w14:paraId="469EC50D" w14:textId="77777777" w:rsidR="009D7015" w:rsidRPr="009D7015" w:rsidRDefault="009D7015" w:rsidP="009D7015">
      <w:pPr>
        <w:pStyle w:val="ListParagraph"/>
        <w:pBdr>
          <w:top w:val="single" w:sz="4" w:space="1" w:color="auto"/>
          <w:left w:val="single" w:sz="4" w:space="4" w:color="auto"/>
          <w:bottom w:val="single" w:sz="4" w:space="1" w:color="auto"/>
          <w:right w:val="single" w:sz="4" w:space="4" w:color="auto"/>
        </w:pBdr>
        <w:spacing w:after="0"/>
        <w:ind w:left="862"/>
        <w:rPr>
          <w:rFonts w:ascii="Courier New" w:hAnsi="Courier New" w:cs="Courier New"/>
          <w:noProof/>
          <w:sz w:val="20"/>
          <w:szCs w:val="20"/>
          <w:lang w:val="en-ID"/>
        </w:rPr>
      </w:pPr>
    </w:p>
    <w:p w14:paraId="53FA5B63" w14:textId="77777777" w:rsidR="009D7015" w:rsidRPr="009D7015" w:rsidRDefault="009D7015" w:rsidP="009D7015">
      <w:pPr>
        <w:pStyle w:val="ListParagraph"/>
        <w:pBdr>
          <w:top w:val="single" w:sz="4" w:space="1" w:color="auto"/>
          <w:left w:val="single" w:sz="4" w:space="4" w:color="auto"/>
          <w:bottom w:val="single" w:sz="4" w:space="1" w:color="auto"/>
          <w:right w:val="single" w:sz="4" w:space="4" w:color="auto"/>
        </w:pBdr>
        <w:spacing w:after="0"/>
        <w:ind w:left="862"/>
        <w:rPr>
          <w:rFonts w:ascii="Courier New" w:hAnsi="Courier New" w:cs="Courier New"/>
          <w:noProof/>
          <w:sz w:val="20"/>
          <w:szCs w:val="20"/>
          <w:lang w:val="en-ID"/>
        </w:rPr>
      </w:pPr>
      <w:r w:rsidRPr="009D7015">
        <w:rPr>
          <w:rFonts w:ascii="Courier New" w:hAnsi="Courier New" w:cs="Courier New"/>
          <w:noProof/>
          <w:sz w:val="20"/>
          <w:szCs w:val="20"/>
          <w:lang w:val="en-ID"/>
        </w:rPr>
        <w:t xml:space="preserve">    public int getTop() {</w:t>
      </w:r>
    </w:p>
    <w:p w14:paraId="4690D2BC" w14:textId="77777777" w:rsidR="009D7015" w:rsidRPr="009D7015" w:rsidRDefault="009D7015" w:rsidP="009D7015">
      <w:pPr>
        <w:pStyle w:val="ListParagraph"/>
        <w:pBdr>
          <w:top w:val="single" w:sz="4" w:space="1" w:color="auto"/>
          <w:left w:val="single" w:sz="4" w:space="4" w:color="auto"/>
          <w:bottom w:val="single" w:sz="4" w:space="1" w:color="auto"/>
          <w:right w:val="single" w:sz="4" w:space="4" w:color="auto"/>
        </w:pBdr>
        <w:spacing w:after="0"/>
        <w:ind w:left="862"/>
        <w:rPr>
          <w:rFonts w:ascii="Courier New" w:hAnsi="Courier New" w:cs="Courier New"/>
          <w:noProof/>
          <w:sz w:val="20"/>
          <w:szCs w:val="20"/>
          <w:lang w:val="en-ID"/>
        </w:rPr>
      </w:pPr>
      <w:r w:rsidRPr="009D7015">
        <w:rPr>
          <w:rFonts w:ascii="Courier New" w:hAnsi="Courier New" w:cs="Courier New"/>
          <w:noProof/>
          <w:sz w:val="20"/>
          <w:szCs w:val="20"/>
          <w:lang w:val="en-ID"/>
        </w:rPr>
        <w:t xml:space="preserve">        return top;</w:t>
      </w:r>
    </w:p>
    <w:p w14:paraId="3CF1541C" w14:textId="77777777" w:rsidR="009D7015" w:rsidRPr="009D7015" w:rsidRDefault="009D7015" w:rsidP="009D7015">
      <w:pPr>
        <w:pStyle w:val="ListParagraph"/>
        <w:pBdr>
          <w:top w:val="single" w:sz="4" w:space="1" w:color="auto"/>
          <w:left w:val="single" w:sz="4" w:space="4" w:color="auto"/>
          <w:bottom w:val="single" w:sz="4" w:space="1" w:color="auto"/>
          <w:right w:val="single" w:sz="4" w:space="4" w:color="auto"/>
        </w:pBdr>
        <w:spacing w:after="0"/>
        <w:ind w:left="862"/>
        <w:rPr>
          <w:rFonts w:ascii="Courier New" w:hAnsi="Courier New" w:cs="Courier New"/>
          <w:noProof/>
          <w:sz w:val="20"/>
          <w:szCs w:val="20"/>
          <w:lang w:val="en-ID"/>
        </w:rPr>
      </w:pPr>
      <w:r w:rsidRPr="009D7015">
        <w:rPr>
          <w:rFonts w:ascii="Courier New" w:hAnsi="Courier New" w:cs="Courier New"/>
          <w:noProof/>
          <w:sz w:val="20"/>
          <w:szCs w:val="20"/>
          <w:lang w:val="en-ID"/>
        </w:rPr>
        <w:t xml:space="preserve">    }</w:t>
      </w:r>
    </w:p>
    <w:p w14:paraId="11347989" w14:textId="77777777" w:rsidR="009D7015" w:rsidRPr="009D7015" w:rsidRDefault="009D7015" w:rsidP="009D7015">
      <w:pPr>
        <w:pStyle w:val="ListParagraph"/>
        <w:pBdr>
          <w:top w:val="single" w:sz="4" w:space="1" w:color="auto"/>
          <w:left w:val="single" w:sz="4" w:space="4" w:color="auto"/>
          <w:bottom w:val="single" w:sz="4" w:space="1" w:color="auto"/>
          <w:right w:val="single" w:sz="4" w:space="4" w:color="auto"/>
        </w:pBdr>
        <w:spacing w:after="0"/>
        <w:ind w:left="862"/>
        <w:rPr>
          <w:rFonts w:ascii="Courier New" w:hAnsi="Courier New" w:cs="Courier New"/>
          <w:noProof/>
          <w:sz w:val="20"/>
          <w:szCs w:val="20"/>
          <w:lang w:val="en-ID"/>
        </w:rPr>
      </w:pPr>
    </w:p>
    <w:p w14:paraId="25273B90" w14:textId="77777777" w:rsidR="009D7015" w:rsidRPr="009D7015" w:rsidRDefault="009D7015" w:rsidP="009D7015">
      <w:pPr>
        <w:pStyle w:val="ListParagraph"/>
        <w:pBdr>
          <w:top w:val="single" w:sz="4" w:space="1" w:color="auto"/>
          <w:left w:val="single" w:sz="4" w:space="4" w:color="auto"/>
          <w:bottom w:val="single" w:sz="4" w:space="1" w:color="auto"/>
          <w:right w:val="single" w:sz="4" w:space="4" w:color="auto"/>
        </w:pBdr>
        <w:spacing w:after="0"/>
        <w:ind w:left="862"/>
        <w:rPr>
          <w:rFonts w:ascii="Courier New" w:hAnsi="Courier New" w:cs="Courier New"/>
          <w:noProof/>
          <w:sz w:val="20"/>
          <w:szCs w:val="20"/>
          <w:lang w:val="en-ID"/>
        </w:rPr>
      </w:pPr>
      <w:r w:rsidRPr="009D7015">
        <w:rPr>
          <w:rFonts w:ascii="Courier New" w:hAnsi="Courier New" w:cs="Courier New"/>
          <w:noProof/>
          <w:sz w:val="20"/>
          <w:szCs w:val="20"/>
          <w:lang w:val="en-ID"/>
        </w:rPr>
        <w:t xml:space="preserve">    public void Push(Object o) throws FullStackException {</w:t>
      </w:r>
    </w:p>
    <w:p w14:paraId="6D24BF07" w14:textId="77777777" w:rsidR="009D7015" w:rsidRPr="009D7015" w:rsidRDefault="009D7015" w:rsidP="009D7015">
      <w:pPr>
        <w:pStyle w:val="ListParagraph"/>
        <w:pBdr>
          <w:top w:val="single" w:sz="4" w:space="1" w:color="auto"/>
          <w:left w:val="single" w:sz="4" w:space="4" w:color="auto"/>
          <w:bottom w:val="single" w:sz="4" w:space="1" w:color="auto"/>
          <w:right w:val="single" w:sz="4" w:space="4" w:color="auto"/>
        </w:pBdr>
        <w:spacing w:after="0"/>
        <w:ind w:left="862"/>
        <w:rPr>
          <w:rFonts w:ascii="Courier New" w:hAnsi="Courier New" w:cs="Courier New"/>
          <w:noProof/>
          <w:sz w:val="20"/>
          <w:szCs w:val="20"/>
          <w:lang w:val="en-ID"/>
        </w:rPr>
      </w:pPr>
      <w:r w:rsidRPr="009D7015">
        <w:rPr>
          <w:rFonts w:ascii="Courier New" w:hAnsi="Courier New" w:cs="Courier New"/>
          <w:noProof/>
          <w:sz w:val="20"/>
          <w:szCs w:val="20"/>
          <w:lang w:val="en-ID"/>
        </w:rPr>
        <w:t xml:space="preserve">        if(top==size){</w:t>
      </w:r>
    </w:p>
    <w:p w14:paraId="35C166D4" w14:textId="77777777" w:rsidR="009D7015" w:rsidRPr="009D7015" w:rsidRDefault="009D7015" w:rsidP="009D7015">
      <w:pPr>
        <w:pStyle w:val="ListParagraph"/>
        <w:pBdr>
          <w:top w:val="single" w:sz="4" w:space="1" w:color="auto"/>
          <w:left w:val="single" w:sz="4" w:space="4" w:color="auto"/>
          <w:bottom w:val="single" w:sz="4" w:space="1" w:color="auto"/>
          <w:right w:val="single" w:sz="4" w:space="4" w:color="auto"/>
        </w:pBdr>
        <w:spacing w:after="0"/>
        <w:ind w:left="862"/>
        <w:rPr>
          <w:rFonts w:ascii="Courier New" w:hAnsi="Courier New" w:cs="Courier New"/>
          <w:noProof/>
          <w:sz w:val="20"/>
          <w:szCs w:val="20"/>
          <w:lang w:val="en-ID"/>
        </w:rPr>
      </w:pPr>
      <w:r w:rsidRPr="009D7015">
        <w:rPr>
          <w:rFonts w:ascii="Courier New" w:hAnsi="Courier New" w:cs="Courier New"/>
          <w:noProof/>
          <w:sz w:val="20"/>
          <w:szCs w:val="20"/>
          <w:lang w:val="en-ID"/>
        </w:rPr>
        <w:t xml:space="preserve">            throw new FullStackException("Stack Penuh");</w:t>
      </w:r>
    </w:p>
    <w:p w14:paraId="5792B372" w14:textId="77777777" w:rsidR="009D7015" w:rsidRPr="009D7015" w:rsidRDefault="009D7015" w:rsidP="009D7015">
      <w:pPr>
        <w:pStyle w:val="ListParagraph"/>
        <w:pBdr>
          <w:top w:val="single" w:sz="4" w:space="1" w:color="auto"/>
          <w:left w:val="single" w:sz="4" w:space="4" w:color="auto"/>
          <w:bottom w:val="single" w:sz="4" w:space="1" w:color="auto"/>
          <w:right w:val="single" w:sz="4" w:space="4" w:color="auto"/>
        </w:pBdr>
        <w:spacing w:after="0"/>
        <w:ind w:left="862"/>
        <w:rPr>
          <w:rFonts w:ascii="Courier New" w:hAnsi="Courier New" w:cs="Courier New"/>
          <w:noProof/>
          <w:sz w:val="20"/>
          <w:szCs w:val="20"/>
          <w:lang w:val="en-ID"/>
        </w:rPr>
      </w:pPr>
      <w:r w:rsidRPr="009D7015">
        <w:rPr>
          <w:rFonts w:ascii="Courier New" w:hAnsi="Courier New" w:cs="Courier New"/>
          <w:noProof/>
          <w:sz w:val="20"/>
          <w:szCs w:val="20"/>
          <w:lang w:val="en-ID"/>
        </w:rPr>
        <w:t xml:space="preserve">        }else{</w:t>
      </w:r>
    </w:p>
    <w:p w14:paraId="31FB13DA" w14:textId="77777777" w:rsidR="009D7015" w:rsidRPr="009D7015" w:rsidRDefault="009D7015" w:rsidP="009D7015">
      <w:pPr>
        <w:pStyle w:val="ListParagraph"/>
        <w:pBdr>
          <w:top w:val="single" w:sz="4" w:space="1" w:color="auto"/>
          <w:left w:val="single" w:sz="4" w:space="4" w:color="auto"/>
          <w:bottom w:val="single" w:sz="4" w:space="1" w:color="auto"/>
          <w:right w:val="single" w:sz="4" w:space="4" w:color="auto"/>
        </w:pBdr>
        <w:spacing w:after="0"/>
        <w:ind w:left="862"/>
        <w:rPr>
          <w:rFonts w:ascii="Courier New" w:hAnsi="Courier New" w:cs="Courier New"/>
          <w:noProof/>
          <w:sz w:val="20"/>
          <w:szCs w:val="20"/>
          <w:lang w:val="en-ID"/>
        </w:rPr>
      </w:pPr>
      <w:r w:rsidRPr="009D7015">
        <w:rPr>
          <w:rFonts w:ascii="Courier New" w:hAnsi="Courier New" w:cs="Courier New"/>
          <w:noProof/>
          <w:sz w:val="20"/>
          <w:szCs w:val="20"/>
          <w:lang w:val="en-ID"/>
        </w:rPr>
        <w:t xml:space="preserve">            this.elemen[top] = o;</w:t>
      </w:r>
    </w:p>
    <w:p w14:paraId="08355A35" w14:textId="77777777" w:rsidR="009D7015" w:rsidRPr="009D7015" w:rsidRDefault="009D7015" w:rsidP="009D7015">
      <w:pPr>
        <w:pStyle w:val="ListParagraph"/>
        <w:pBdr>
          <w:top w:val="single" w:sz="4" w:space="1" w:color="auto"/>
          <w:left w:val="single" w:sz="4" w:space="4" w:color="auto"/>
          <w:bottom w:val="single" w:sz="4" w:space="1" w:color="auto"/>
          <w:right w:val="single" w:sz="4" w:space="4" w:color="auto"/>
        </w:pBdr>
        <w:spacing w:after="0"/>
        <w:ind w:left="862"/>
        <w:rPr>
          <w:rFonts w:ascii="Courier New" w:hAnsi="Courier New" w:cs="Courier New"/>
          <w:noProof/>
          <w:sz w:val="20"/>
          <w:szCs w:val="20"/>
          <w:lang w:val="en-ID"/>
        </w:rPr>
      </w:pPr>
      <w:r w:rsidRPr="009D7015">
        <w:rPr>
          <w:rFonts w:ascii="Courier New" w:hAnsi="Courier New" w:cs="Courier New"/>
          <w:noProof/>
          <w:sz w:val="20"/>
          <w:szCs w:val="20"/>
          <w:lang w:val="en-ID"/>
        </w:rPr>
        <w:t xml:space="preserve">            top = top + 1;</w:t>
      </w:r>
    </w:p>
    <w:p w14:paraId="01D245BA" w14:textId="77777777" w:rsidR="009D7015" w:rsidRPr="009D7015" w:rsidRDefault="009D7015" w:rsidP="009D7015">
      <w:pPr>
        <w:pStyle w:val="ListParagraph"/>
        <w:pBdr>
          <w:top w:val="single" w:sz="4" w:space="1" w:color="auto"/>
          <w:left w:val="single" w:sz="4" w:space="4" w:color="auto"/>
          <w:bottom w:val="single" w:sz="4" w:space="1" w:color="auto"/>
          <w:right w:val="single" w:sz="4" w:space="4" w:color="auto"/>
        </w:pBdr>
        <w:spacing w:after="0"/>
        <w:ind w:left="862"/>
        <w:rPr>
          <w:rFonts w:ascii="Courier New" w:hAnsi="Courier New" w:cs="Courier New"/>
          <w:noProof/>
          <w:sz w:val="20"/>
          <w:szCs w:val="20"/>
          <w:lang w:val="en-ID"/>
        </w:rPr>
      </w:pPr>
      <w:r w:rsidRPr="009D7015">
        <w:rPr>
          <w:rFonts w:ascii="Courier New" w:hAnsi="Courier New" w:cs="Courier New"/>
          <w:noProof/>
          <w:sz w:val="20"/>
          <w:szCs w:val="20"/>
          <w:lang w:val="en-ID"/>
        </w:rPr>
        <w:t xml:space="preserve">        }</w:t>
      </w:r>
    </w:p>
    <w:p w14:paraId="7AC992F6" w14:textId="77777777" w:rsidR="009D7015" w:rsidRPr="009D7015" w:rsidRDefault="009D7015" w:rsidP="009D7015">
      <w:pPr>
        <w:pStyle w:val="ListParagraph"/>
        <w:pBdr>
          <w:top w:val="single" w:sz="4" w:space="1" w:color="auto"/>
          <w:left w:val="single" w:sz="4" w:space="4" w:color="auto"/>
          <w:bottom w:val="single" w:sz="4" w:space="1" w:color="auto"/>
          <w:right w:val="single" w:sz="4" w:space="4" w:color="auto"/>
        </w:pBdr>
        <w:spacing w:after="0"/>
        <w:ind w:left="862"/>
        <w:rPr>
          <w:rFonts w:ascii="Courier New" w:hAnsi="Courier New" w:cs="Courier New"/>
          <w:noProof/>
          <w:sz w:val="20"/>
          <w:szCs w:val="20"/>
          <w:lang w:val="en-ID"/>
        </w:rPr>
      </w:pPr>
      <w:r w:rsidRPr="009D7015">
        <w:rPr>
          <w:rFonts w:ascii="Courier New" w:hAnsi="Courier New" w:cs="Courier New"/>
          <w:noProof/>
          <w:sz w:val="20"/>
          <w:szCs w:val="20"/>
          <w:lang w:val="en-ID"/>
        </w:rPr>
        <w:t xml:space="preserve">    }</w:t>
      </w:r>
    </w:p>
    <w:p w14:paraId="2217CF86" w14:textId="77777777" w:rsidR="009D7015" w:rsidRPr="009D7015" w:rsidRDefault="009D7015" w:rsidP="009D7015">
      <w:pPr>
        <w:pStyle w:val="ListParagraph"/>
        <w:pBdr>
          <w:top w:val="single" w:sz="4" w:space="1" w:color="auto"/>
          <w:left w:val="single" w:sz="4" w:space="4" w:color="auto"/>
          <w:bottom w:val="single" w:sz="4" w:space="1" w:color="auto"/>
          <w:right w:val="single" w:sz="4" w:space="4" w:color="auto"/>
        </w:pBdr>
        <w:spacing w:after="0"/>
        <w:ind w:left="862"/>
        <w:rPr>
          <w:rFonts w:ascii="Courier New" w:hAnsi="Courier New" w:cs="Courier New"/>
          <w:noProof/>
          <w:sz w:val="20"/>
          <w:szCs w:val="20"/>
          <w:lang w:val="en-ID"/>
        </w:rPr>
      </w:pPr>
      <w:r w:rsidRPr="009D7015">
        <w:rPr>
          <w:rFonts w:ascii="Courier New" w:hAnsi="Courier New" w:cs="Courier New"/>
          <w:noProof/>
          <w:sz w:val="20"/>
          <w:szCs w:val="20"/>
          <w:lang w:val="en-ID"/>
        </w:rPr>
        <w:t xml:space="preserve">    </w:t>
      </w:r>
    </w:p>
    <w:p w14:paraId="0680FE28" w14:textId="77777777" w:rsidR="009D7015" w:rsidRPr="009D7015" w:rsidRDefault="009D7015" w:rsidP="009D7015">
      <w:pPr>
        <w:pStyle w:val="ListParagraph"/>
        <w:pBdr>
          <w:top w:val="single" w:sz="4" w:space="1" w:color="auto"/>
          <w:left w:val="single" w:sz="4" w:space="4" w:color="auto"/>
          <w:bottom w:val="single" w:sz="4" w:space="1" w:color="auto"/>
          <w:right w:val="single" w:sz="4" w:space="4" w:color="auto"/>
        </w:pBdr>
        <w:spacing w:after="0"/>
        <w:ind w:left="862"/>
        <w:rPr>
          <w:rFonts w:ascii="Courier New" w:hAnsi="Courier New" w:cs="Courier New"/>
          <w:noProof/>
          <w:sz w:val="20"/>
          <w:szCs w:val="20"/>
          <w:lang w:val="en-ID"/>
        </w:rPr>
      </w:pPr>
      <w:r w:rsidRPr="009D7015">
        <w:rPr>
          <w:rFonts w:ascii="Courier New" w:hAnsi="Courier New" w:cs="Courier New"/>
          <w:noProof/>
          <w:sz w:val="20"/>
          <w:szCs w:val="20"/>
          <w:lang w:val="en-ID"/>
        </w:rPr>
        <w:t xml:space="preserve">    public Object Pop() throws EmptyStackException {</w:t>
      </w:r>
    </w:p>
    <w:p w14:paraId="1DA2FA08" w14:textId="77777777" w:rsidR="009D7015" w:rsidRPr="009D7015" w:rsidRDefault="009D7015" w:rsidP="009D7015">
      <w:pPr>
        <w:pStyle w:val="ListParagraph"/>
        <w:pBdr>
          <w:top w:val="single" w:sz="4" w:space="1" w:color="auto"/>
          <w:left w:val="single" w:sz="4" w:space="4" w:color="auto"/>
          <w:bottom w:val="single" w:sz="4" w:space="1" w:color="auto"/>
          <w:right w:val="single" w:sz="4" w:space="4" w:color="auto"/>
        </w:pBdr>
        <w:spacing w:after="0"/>
        <w:ind w:left="862"/>
        <w:rPr>
          <w:rFonts w:ascii="Courier New" w:hAnsi="Courier New" w:cs="Courier New"/>
          <w:noProof/>
          <w:sz w:val="20"/>
          <w:szCs w:val="20"/>
          <w:lang w:val="en-ID"/>
        </w:rPr>
      </w:pPr>
      <w:r w:rsidRPr="009D7015">
        <w:rPr>
          <w:rFonts w:ascii="Courier New" w:hAnsi="Courier New" w:cs="Courier New"/>
          <w:noProof/>
          <w:sz w:val="20"/>
          <w:szCs w:val="20"/>
          <w:lang w:val="en-ID"/>
        </w:rPr>
        <w:t xml:space="preserve">        if(top==0){</w:t>
      </w:r>
    </w:p>
    <w:p w14:paraId="105ED2E9" w14:textId="77777777" w:rsidR="009D7015" w:rsidRPr="009D7015" w:rsidRDefault="009D7015" w:rsidP="009D7015">
      <w:pPr>
        <w:pStyle w:val="ListParagraph"/>
        <w:pBdr>
          <w:top w:val="single" w:sz="4" w:space="1" w:color="auto"/>
          <w:left w:val="single" w:sz="4" w:space="4" w:color="auto"/>
          <w:bottom w:val="single" w:sz="4" w:space="1" w:color="auto"/>
          <w:right w:val="single" w:sz="4" w:space="4" w:color="auto"/>
        </w:pBdr>
        <w:spacing w:after="0"/>
        <w:ind w:left="862"/>
        <w:rPr>
          <w:rFonts w:ascii="Courier New" w:hAnsi="Courier New" w:cs="Courier New"/>
          <w:noProof/>
          <w:sz w:val="20"/>
          <w:szCs w:val="20"/>
          <w:lang w:val="en-ID"/>
        </w:rPr>
      </w:pPr>
      <w:r w:rsidRPr="009D7015">
        <w:rPr>
          <w:rFonts w:ascii="Courier New" w:hAnsi="Courier New" w:cs="Courier New"/>
          <w:noProof/>
          <w:sz w:val="20"/>
          <w:szCs w:val="20"/>
          <w:lang w:val="en-ID"/>
        </w:rPr>
        <w:t xml:space="preserve">            throw new EmptyStackException("Stack Kosong");</w:t>
      </w:r>
    </w:p>
    <w:p w14:paraId="20CDEB7F" w14:textId="77777777" w:rsidR="009D7015" w:rsidRPr="009D7015" w:rsidRDefault="009D7015" w:rsidP="009D7015">
      <w:pPr>
        <w:pStyle w:val="ListParagraph"/>
        <w:pBdr>
          <w:top w:val="single" w:sz="4" w:space="1" w:color="auto"/>
          <w:left w:val="single" w:sz="4" w:space="4" w:color="auto"/>
          <w:bottom w:val="single" w:sz="4" w:space="1" w:color="auto"/>
          <w:right w:val="single" w:sz="4" w:space="4" w:color="auto"/>
        </w:pBdr>
        <w:spacing w:after="0"/>
        <w:ind w:left="862"/>
        <w:rPr>
          <w:rFonts w:ascii="Courier New" w:hAnsi="Courier New" w:cs="Courier New"/>
          <w:noProof/>
          <w:sz w:val="20"/>
          <w:szCs w:val="20"/>
          <w:lang w:val="en-ID"/>
        </w:rPr>
      </w:pPr>
      <w:r w:rsidRPr="009D7015">
        <w:rPr>
          <w:rFonts w:ascii="Courier New" w:hAnsi="Courier New" w:cs="Courier New"/>
          <w:noProof/>
          <w:sz w:val="20"/>
          <w:szCs w:val="20"/>
          <w:lang w:val="en-ID"/>
        </w:rPr>
        <w:t xml:space="preserve">        }</w:t>
      </w:r>
    </w:p>
    <w:p w14:paraId="16D0191E" w14:textId="77777777" w:rsidR="009D7015" w:rsidRPr="009D7015" w:rsidRDefault="009D7015" w:rsidP="009D7015">
      <w:pPr>
        <w:pStyle w:val="ListParagraph"/>
        <w:pBdr>
          <w:top w:val="single" w:sz="4" w:space="1" w:color="auto"/>
          <w:left w:val="single" w:sz="4" w:space="4" w:color="auto"/>
          <w:bottom w:val="single" w:sz="4" w:space="1" w:color="auto"/>
          <w:right w:val="single" w:sz="4" w:space="4" w:color="auto"/>
        </w:pBdr>
        <w:spacing w:after="0"/>
        <w:ind w:left="862"/>
        <w:rPr>
          <w:rFonts w:ascii="Courier New" w:hAnsi="Courier New" w:cs="Courier New"/>
          <w:noProof/>
          <w:sz w:val="20"/>
          <w:szCs w:val="20"/>
          <w:lang w:val="en-ID"/>
        </w:rPr>
      </w:pPr>
      <w:r w:rsidRPr="009D7015">
        <w:rPr>
          <w:rFonts w:ascii="Courier New" w:hAnsi="Courier New" w:cs="Courier New"/>
          <w:noProof/>
          <w:sz w:val="20"/>
          <w:szCs w:val="20"/>
          <w:lang w:val="en-ID"/>
        </w:rPr>
        <w:lastRenderedPageBreak/>
        <w:t xml:space="preserve">        else{</w:t>
      </w:r>
    </w:p>
    <w:p w14:paraId="48604D4B" w14:textId="77777777" w:rsidR="009D7015" w:rsidRPr="009D7015" w:rsidRDefault="009D7015" w:rsidP="009D7015">
      <w:pPr>
        <w:pStyle w:val="ListParagraph"/>
        <w:pBdr>
          <w:top w:val="single" w:sz="4" w:space="1" w:color="auto"/>
          <w:left w:val="single" w:sz="4" w:space="4" w:color="auto"/>
          <w:bottom w:val="single" w:sz="4" w:space="1" w:color="auto"/>
          <w:right w:val="single" w:sz="4" w:space="4" w:color="auto"/>
        </w:pBdr>
        <w:spacing w:after="0"/>
        <w:ind w:left="862"/>
        <w:rPr>
          <w:rFonts w:ascii="Courier New" w:hAnsi="Courier New" w:cs="Courier New"/>
          <w:noProof/>
          <w:sz w:val="20"/>
          <w:szCs w:val="20"/>
          <w:lang w:val="en-ID"/>
        </w:rPr>
      </w:pPr>
      <w:r w:rsidRPr="009D7015">
        <w:rPr>
          <w:rFonts w:ascii="Courier New" w:hAnsi="Courier New" w:cs="Courier New"/>
          <w:noProof/>
          <w:sz w:val="20"/>
          <w:szCs w:val="20"/>
          <w:lang w:val="en-ID"/>
        </w:rPr>
        <w:t xml:space="preserve">            top--;</w:t>
      </w:r>
    </w:p>
    <w:p w14:paraId="31821555" w14:textId="77777777" w:rsidR="009D7015" w:rsidRPr="009D7015" w:rsidRDefault="009D7015" w:rsidP="009D7015">
      <w:pPr>
        <w:pStyle w:val="ListParagraph"/>
        <w:pBdr>
          <w:top w:val="single" w:sz="4" w:space="1" w:color="auto"/>
          <w:left w:val="single" w:sz="4" w:space="4" w:color="auto"/>
          <w:bottom w:val="single" w:sz="4" w:space="1" w:color="auto"/>
          <w:right w:val="single" w:sz="4" w:space="4" w:color="auto"/>
        </w:pBdr>
        <w:spacing w:after="0"/>
        <w:ind w:left="862"/>
        <w:rPr>
          <w:rFonts w:ascii="Courier New" w:hAnsi="Courier New" w:cs="Courier New"/>
          <w:noProof/>
          <w:sz w:val="20"/>
          <w:szCs w:val="20"/>
          <w:lang w:val="en-ID"/>
        </w:rPr>
      </w:pPr>
      <w:r w:rsidRPr="009D7015">
        <w:rPr>
          <w:rFonts w:ascii="Courier New" w:hAnsi="Courier New" w:cs="Courier New"/>
          <w:noProof/>
          <w:sz w:val="20"/>
          <w:szCs w:val="20"/>
          <w:lang w:val="en-ID"/>
        </w:rPr>
        <w:t xml:space="preserve">            Object x = elemen[top];</w:t>
      </w:r>
    </w:p>
    <w:p w14:paraId="6679249C" w14:textId="77777777" w:rsidR="009D7015" w:rsidRPr="009D7015" w:rsidRDefault="009D7015" w:rsidP="009D7015">
      <w:pPr>
        <w:pStyle w:val="ListParagraph"/>
        <w:pBdr>
          <w:top w:val="single" w:sz="4" w:space="1" w:color="auto"/>
          <w:left w:val="single" w:sz="4" w:space="4" w:color="auto"/>
          <w:bottom w:val="single" w:sz="4" w:space="1" w:color="auto"/>
          <w:right w:val="single" w:sz="4" w:space="4" w:color="auto"/>
        </w:pBdr>
        <w:spacing w:after="0"/>
        <w:ind w:left="862"/>
        <w:rPr>
          <w:rFonts w:ascii="Courier New" w:hAnsi="Courier New" w:cs="Courier New"/>
          <w:noProof/>
          <w:sz w:val="20"/>
          <w:szCs w:val="20"/>
          <w:lang w:val="en-ID"/>
        </w:rPr>
      </w:pPr>
      <w:r w:rsidRPr="009D7015">
        <w:rPr>
          <w:rFonts w:ascii="Courier New" w:hAnsi="Courier New" w:cs="Courier New"/>
          <w:noProof/>
          <w:sz w:val="20"/>
          <w:szCs w:val="20"/>
          <w:lang w:val="en-ID"/>
        </w:rPr>
        <w:t xml:space="preserve">            return x;</w:t>
      </w:r>
    </w:p>
    <w:p w14:paraId="507E607E" w14:textId="77777777" w:rsidR="009D7015" w:rsidRPr="009D7015" w:rsidRDefault="009D7015" w:rsidP="009D7015">
      <w:pPr>
        <w:pStyle w:val="ListParagraph"/>
        <w:pBdr>
          <w:top w:val="single" w:sz="4" w:space="1" w:color="auto"/>
          <w:left w:val="single" w:sz="4" w:space="4" w:color="auto"/>
          <w:bottom w:val="single" w:sz="4" w:space="1" w:color="auto"/>
          <w:right w:val="single" w:sz="4" w:space="4" w:color="auto"/>
        </w:pBdr>
        <w:spacing w:after="0"/>
        <w:ind w:left="862"/>
        <w:rPr>
          <w:rFonts w:ascii="Courier New" w:hAnsi="Courier New" w:cs="Courier New"/>
          <w:noProof/>
          <w:sz w:val="20"/>
          <w:szCs w:val="20"/>
          <w:lang w:val="en-ID"/>
        </w:rPr>
      </w:pPr>
      <w:r w:rsidRPr="009D7015">
        <w:rPr>
          <w:rFonts w:ascii="Courier New" w:hAnsi="Courier New" w:cs="Courier New"/>
          <w:noProof/>
          <w:sz w:val="20"/>
          <w:szCs w:val="20"/>
          <w:lang w:val="en-ID"/>
        </w:rPr>
        <w:t xml:space="preserve">        }</w:t>
      </w:r>
    </w:p>
    <w:p w14:paraId="1B48AA3A" w14:textId="77777777" w:rsidR="009D7015" w:rsidRPr="009D7015" w:rsidRDefault="009D7015" w:rsidP="009D7015">
      <w:pPr>
        <w:pStyle w:val="ListParagraph"/>
        <w:pBdr>
          <w:top w:val="single" w:sz="4" w:space="1" w:color="auto"/>
          <w:left w:val="single" w:sz="4" w:space="4" w:color="auto"/>
          <w:bottom w:val="single" w:sz="4" w:space="1" w:color="auto"/>
          <w:right w:val="single" w:sz="4" w:space="4" w:color="auto"/>
        </w:pBdr>
        <w:spacing w:after="0"/>
        <w:ind w:left="862"/>
        <w:rPr>
          <w:rFonts w:ascii="Courier New" w:hAnsi="Courier New" w:cs="Courier New"/>
          <w:noProof/>
          <w:sz w:val="20"/>
          <w:szCs w:val="20"/>
          <w:lang w:val="en-ID"/>
        </w:rPr>
      </w:pPr>
      <w:r w:rsidRPr="009D7015">
        <w:rPr>
          <w:rFonts w:ascii="Courier New" w:hAnsi="Courier New" w:cs="Courier New"/>
          <w:noProof/>
          <w:sz w:val="20"/>
          <w:szCs w:val="20"/>
          <w:lang w:val="en-ID"/>
        </w:rPr>
        <w:t xml:space="preserve">    }</w:t>
      </w:r>
    </w:p>
    <w:p w14:paraId="4DB72E7D" w14:textId="77777777" w:rsidR="009D7015" w:rsidRDefault="009D7015" w:rsidP="009D7015">
      <w:pPr>
        <w:pStyle w:val="ListParagraph"/>
        <w:pBdr>
          <w:top w:val="single" w:sz="4" w:space="1" w:color="auto"/>
          <w:left w:val="single" w:sz="4" w:space="4" w:color="auto"/>
          <w:bottom w:val="single" w:sz="4" w:space="1" w:color="auto"/>
          <w:right w:val="single" w:sz="4" w:space="4" w:color="auto"/>
        </w:pBdr>
        <w:spacing w:after="0"/>
        <w:ind w:left="862"/>
        <w:rPr>
          <w:rFonts w:ascii="Courier New" w:hAnsi="Courier New" w:cs="Courier New"/>
          <w:noProof/>
          <w:sz w:val="20"/>
          <w:szCs w:val="20"/>
          <w:lang w:val="en-ID"/>
        </w:rPr>
      </w:pPr>
      <w:r w:rsidRPr="009D7015">
        <w:rPr>
          <w:rFonts w:ascii="Courier New" w:hAnsi="Courier New" w:cs="Courier New"/>
          <w:noProof/>
          <w:sz w:val="20"/>
          <w:szCs w:val="20"/>
          <w:lang w:val="en-ID"/>
        </w:rPr>
        <w:t>}</w:t>
      </w:r>
    </w:p>
    <w:p w14:paraId="077F4CD4" w14:textId="77777777" w:rsidR="009D7015" w:rsidRDefault="009D7015" w:rsidP="008A5BAC">
      <w:pPr>
        <w:pStyle w:val="ListParagraph"/>
        <w:spacing w:after="0"/>
        <w:ind w:left="862"/>
        <w:rPr>
          <w:rFonts w:ascii="Courier New" w:hAnsi="Courier New" w:cs="Courier New"/>
          <w:noProof/>
          <w:sz w:val="20"/>
          <w:szCs w:val="20"/>
          <w:lang w:val="en-ID"/>
        </w:rPr>
      </w:pPr>
    </w:p>
    <w:p w14:paraId="39B30535" w14:textId="77777777" w:rsidR="009D7015" w:rsidRPr="009D7015" w:rsidRDefault="009D7015" w:rsidP="009D7015">
      <w:pPr>
        <w:pStyle w:val="ListParagraph"/>
        <w:pBdr>
          <w:top w:val="single" w:sz="4" w:space="1" w:color="auto"/>
          <w:left w:val="single" w:sz="4" w:space="4" w:color="auto"/>
          <w:bottom w:val="single" w:sz="4" w:space="1" w:color="auto"/>
          <w:right w:val="single" w:sz="4" w:space="4" w:color="auto"/>
        </w:pBdr>
        <w:spacing w:after="0"/>
        <w:ind w:left="862"/>
        <w:rPr>
          <w:rFonts w:ascii="Courier New" w:hAnsi="Courier New" w:cs="Courier New"/>
          <w:noProof/>
          <w:sz w:val="20"/>
          <w:szCs w:val="20"/>
          <w:lang w:val="en-ID"/>
        </w:rPr>
      </w:pPr>
      <w:r w:rsidRPr="009D7015">
        <w:rPr>
          <w:rFonts w:ascii="Courier New" w:hAnsi="Courier New" w:cs="Courier New"/>
          <w:noProof/>
          <w:sz w:val="20"/>
          <w:szCs w:val="20"/>
          <w:lang w:val="en-ID"/>
        </w:rPr>
        <w:t>public class FullStackExce</w:t>
      </w:r>
      <w:r>
        <w:rPr>
          <w:rFonts w:ascii="Courier New" w:hAnsi="Courier New" w:cs="Courier New"/>
          <w:noProof/>
          <w:sz w:val="20"/>
          <w:szCs w:val="20"/>
          <w:lang w:val="en-ID"/>
        </w:rPr>
        <w:t>ption extends RuntimeException{</w:t>
      </w:r>
    </w:p>
    <w:p w14:paraId="23DB91D4" w14:textId="77777777" w:rsidR="009D7015" w:rsidRPr="009D7015" w:rsidRDefault="009D7015" w:rsidP="009D7015">
      <w:pPr>
        <w:pStyle w:val="ListParagraph"/>
        <w:pBdr>
          <w:top w:val="single" w:sz="4" w:space="1" w:color="auto"/>
          <w:left w:val="single" w:sz="4" w:space="4" w:color="auto"/>
          <w:bottom w:val="single" w:sz="4" w:space="1" w:color="auto"/>
          <w:right w:val="single" w:sz="4" w:space="4" w:color="auto"/>
        </w:pBdr>
        <w:spacing w:after="0"/>
        <w:ind w:left="862"/>
        <w:rPr>
          <w:rFonts w:ascii="Courier New" w:hAnsi="Courier New" w:cs="Courier New"/>
          <w:noProof/>
          <w:sz w:val="20"/>
          <w:szCs w:val="20"/>
          <w:lang w:val="en-ID"/>
        </w:rPr>
      </w:pPr>
      <w:r w:rsidRPr="009D7015">
        <w:rPr>
          <w:rFonts w:ascii="Courier New" w:hAnsi="Courier New" w:cs="Courier New"/>
          <w:noProof/>
          <w:sz w:val="20"/>
          <w:szCs w:val="20"/>
          <w:lang w:val="en-ID"/>
        </w:rPr>
        <w:t xml:space="preserve">    public FullStackException(String s)  {</w:t>
      </w:r>
    </w:p>
    <w:p w14:paraId="3976481C" w14:textId="77777777" w:rsidR="009D7015" w:rsidRPr="009D7015" w:rsidRDefault="009D7015" w:rsidP="009D7015">
      <w:pPr>
        <w:pStyle w:val="ListParagraph"/>
        <w:pBdr>
          <w:top w:val="single" w:sz="4" w:space="1" w:color="auto"/>
          <w:left w:val="single" w:sz="4" w:space="4" w:color="auto"/>
          <w:bottom w:val="single" w:sz="4" w:space="1" w:color="auto"/>
          <w:right w:val="single" w:sz="4" w:space="4" w:color="auto"/>
        </w:pBdr>
        <w:spacing w:after="0"/>
        <w:ind w:left="862"/>
        <w:rPr>
          <w:rFonts w:ascii="Courier New" w:hAnsi="Courier New" w:cs="Courier New"/>
          <w:noProof/>
          <w:sz w:val="20"/>
          <w:szCs w:val="20"/>
          <w:lang w:val="en-ID"/>
        </w:rPr>
      </w:pPr>
      <w:r w:rsidRPr="009D7015">
        <w:rPr>
          <w:rFonts w:ascii="Courier New" w:hAnsi="Courier New" w:cs="Courier New"/>
          <w:noProof/>
          <w:sz w:val="20"/>
          <w:szCs w:val="20"/>
          <w:lang w:val="en-ID"/>
        </w:rPr>
        <w:t xml:space="preserve">      super(s); </w:t>
      </w:r>
    </w:p>
    <w:p w14:paraId="09B928B3" w14:textId="77777777" w:rsidR="009D7015" w:rsidRPr="009D7015" w:rsidRDefault="009D7015" w:rsidP="009D7015">
      <w:pPr>
        <w:pStyle w:val="ListParagraph"/>
        <w:pBdr>
          <w:top w:val="single" w:sz="4" w:space="1" w:color="auto"/>
          <w:left w:val="single" w:sz="4" w:space="4" w:color="auto"/>
          <w:bottom w:val="single" w:sz="4" w:space="1" w:color="auto"/>
          <w:right w:val="single" w:sz="4" w:space="4" w:color="auto"/>
        </w:pBdr>
        <w:spacing w:after="0"/>
        <w:ind w:left="862"/>
        <w:rPr>
          <w:rFonts w:ascii="Courier New" w:hAnsi="Courier New" w:cs="Courier New"/>
          <w:noProof/>
          <w:sz w:val="20"/>
          <w:szCs w:val="20"/>
          <w:lang w:val="en-ID"/>
        </w:rPr>
      </w:pPr>
      <w:r w:rsidRPr="009D7015">
        <w:rPr>
          <w:rFonts w:ascii="Courier New" w:hAnsi="Courier New" w:cs="Courier New"/>
          <w:noProof/>
          <w:sz w:val="20"/>
          <w:szCs w:val="20"/>
          <w:lang w:val="en-ID"/>
        </w:rPr>
        <w:t xml:space="preserve">    }</w:t>
      </w:r>
    </w:p>
    <w:p w14:paraId="1F5B1C4B" w14:textId="77777777" w:rsidR="009D7015" w:rsidRDefault="009D7015" w:rsidP="009D7015">
      <w:pPr>
        <w:pStyle w:val="ListParagraph"/>
        <w:pBdr>
          <w:top w:val="single" w:sz="4" w:space="1" w:color="auto"/>
          <w:left w:val="single" w:sz="4" w:space="4" w:color="auto"/>
          <w:bottom w:val="single" w:sz="4" w:space="1" w:color="auto"/>
          <w:right w:val="single" w:sz="4" w:space="4" w:color="auto"/>
        </w:pBdr>
        <w:spacing w:after="0"/>
        <w:ind w:left="862"/>
        <w:rPr>
          <w:rFonts w:ascii="Courier New" w:hAnsi="Courier New" w:cs="Courier New"/>
          <w:noProof/>
          <w:sz w:val="20"/>
          <w:szCs w:val="20"/>
          <w:lang w:val="en-ID"/>
        </w:rPr>
      </w:pPr>
      <w:r w:rsidRPr="009D7015">
        <w:rPr>
          <w:rFonts w:ascii="Courier New" w:hAnsi="Courier New" w:cs="Courier New"/>
          <w:noProof/>
          <w:sz w:val="20"/>
          <w:szCs w:val="20"/>
          <w:lang w:val="en-ID"/>
        </w:rPr>
        <w:t>}</w:t>
      </w:r>
    </w:p>
    <w:p w14:paraId="055924BE" w14:textId="77777777" w:rsidR="009D7015" w:rsidRDefault="009D7015" w:rsidP="008A5BAC">
      <w:pPr>
        <w:pStyle w:val="ListParagraph"/>
        <w:spacing w:after="0"/>
        <w:ind w:left="862"/>
        <w:rPr>
          <w:rFonts w:ascii="Courier New" w:hAnsi="Courier New" w:cs="Courier New"/>
          <w:noProof/>
          <w:sz w:val="20"/>
          <w:szCs w:val="20"/>
          <w:lang w:val="en-ID"/>
        </w:rPr>
      </w:pPr>
    </w:p>
    <w:p w14:paraId="47E3490A" w14:textId="77777777" w:rsidR="009D7015" w:rsidRPr="009D7015" w:rsidRDefault="009D7015" w:rsidP="009D7015">
      <w:pPr>
        <w:pStyle w:val="ListParagraph"/>
        <w:pBdr>
          <w:top w:val="single" w:sz="4" w:space="1" w:color="auto"/>
          <w:left w:val="single" w:sz="4" w:space="4" w:color="auto"/>
          <w:bottom w:val="single" w:sz="4" w:space="1" w:color="auto"/>
          <w:right w:val="single" w:sz="4" w:space="4" w:color="auto"/>
        </w:pBdr>
        <w:spacing w:after="0"/>
        <w:ind w:left="862"/>
        <w:rPr>
          <w:rFonts w:ascii="Courier New" w:hAnsi="Courier New" w:cs="Courier New"/>
          <w:noProof/>
          <w:sz w:val="20"/>
          <w:szCs w:val="20"/>
          <w:lang w:val="en-ID"/>
        </w:rPr>
      </w:pPr>
      <w:r w:rsidRPr="009D7015">
        <w:rPr>
          <w:rFonts w:ascii="Courier New" w:hAnsi="Courier New" w:cs="Courier New"/>
          <w:noProof/>
          <w:sz w:val="20"/>
          <w:szCs w:val="20"/>
          <w:lang w:val="en-ID"/>
        </w:rPr>
        <w:t>public class EmptyStackExce</w:t>
      </w:r>
      <w:r>
        <w:rPr>
          <w:rFonts w:ascii="Courier New" w:hAnsi="Courier New" w:cs="Courier New"/>
          <w:noProof/>
          <w:sz w:val="20"/>
          <w:szCs w:val="20"/>
          <w:lang w:val="en-ID"/>
        </w:rPr>
        <w:t>ption extends RuntimeException{</w:t>
      </w:r>
    </w:p>
    <w:p w14:paraId="7575F16D" w14:textId="77777777" w:rsidR="009D7015" w:rsidRPr="009D7015" w:rsidRDefault="009D7015" w:rsidP="009D7015">
      <w:pPr>
        <w:pStyle w:val="ListParagraph"/>
        <w:pBdr>
          <w:top w:val="single" w:sz="4" w:space="1" w:color="auto"/>
          <w:left w:val="single" w:sz="4" w:space="4" w:color="auto"/>
          <w:bottom w:val="single" w:sz="4" w:space="1" w:color="auto"/>
          <w:right w:val="single" w:sz="4" w:space="4" w:color="auto"/>
        </w:pBdr>
        <w:spacing w:after="0"/>
        <w:ind w:left="862"/>
        <w:rPr>
          <w:rFonts w:ascii="Courier New" w:hAnsi="Courier New" w:cs="Courier New"/>
          <w:noProof/>
          <w:sz w:val="20"/>
          <w:szCs w:val="20"/>
          <w:lang w:val="en-ID"/>
        </w:rPr>
      </w:pPr>
      <w:r w:rsidRPr="009D7015">
        <w:rPr>
          <w:rFonts w:ascii="Courier New" w:hAnsi="Courier New" w:cs="Courier New"/>
          <w:noProof/>
          <w:sz w:val="20"/>
          <w:szCs w:val="20"/>
          <w:lang w:val="en-ID"/>
        </w:rPr>
        <w:t xml:space="preserve">    public EmptyStackException(String s)  {</w:t>
      </w:r>
    </w:p>
    <w:p w14:paraId="48BBD8E9" w14:textId="77777777" w:rsidR="009D7015" w:rsidRPr="009D7015" w:rsidRDefault="009D7015" w:rsidP="009D7015">
      <w:pPr>
        <w:pStyle w:val="ListParagraph"/>
        <w:pBdr>
          <w:top w:val="single" w:sz="4" w:space="1" w:color="auto"/>
          <w:left w:val="single" w:sz="4" w:space="4" w:color="auto"/>
          <w:bottom w:val="single" w:sz="4" w:space="1" w:color="auto"/>
          <w:right w:val="single" w:sz="4" w:space="4" w:color="auto"/>
        </w:pBdr>
        <w:spacing w:after="0"/>
        <w:ind w:left="862"/>
        <w:rPr>
          <w:rFonts w:ascii="Courier New" w:hAnsi="Courier New" w:cs="Courier New"/>
          <w:noProof/>
          <w:sz w:val="20"/>
          <w:szCs w:val="20"/>
          <w:lang w:val="en-ID"/>
        </w:rPr>
      </w:pPr>
      <w:r w:rsidRPr="009D7015">
        <w:rPr>
          <w:rFonts w:ascii="Courier New" w:hAnsi="Courier New" w:cs="Courier New"/>
          <w:noProof/>
          <w:sz w:val="20"/>
          <w:szCs w:val="20"/>
          <w:lang w:val="en-ID"/>
        </w:rPr>
        <w:t xml:space="preserve">      super(s); </w:t>
      </w:r>
    </w:p>
    <w:p w14:paraId="697D354A" w14:textId="77777777" w:rsidR="009D7015" w:rsidRPr="009D7015" w:rsidRDefault="009D7015" w:rsidP="009D7015">
      <w:pPr>
        <w:pStyle w:val="ListParagraph"/>
        <w:pBdr>
          <w:top w:val="single" w:sz="4" w:space="1" w:color="auto"/>
          <w:left w:val="single" w:sz="4" w:space="4" w:color="auto"/>
          <w:bottom w:val="single" w:sz="4" w:space="1" w:color="auto"/>
          <w:right w:val="single" w:sz="4" w:space="4" w:color="auto"/>
        </w:pBdr>
        <w:spacing w:after="0"/>
        <w:ind w:left="862"/>
        <w:rPr>
          <w:rFonts w:ascii="Courier New" w:hAnsi="Courier New" w:cs="Courier New"/>
          <w:noProof/>
          <w:sz w:val="20"/>
          <w:szCs w:val="20"/>
          <w:lang w:val="en-ID"/>
        </w:rPr>
      </w:pPr>
      <w:r w:rsidRPr="009D7015">
        <w:rPr>
          <w:rFonts w:ascii="Courier New" w:hAnsi="Courier New" w:cs="Courier New"/>
          <w:noProof/>
          <w:sz w:val="20"/>
          <w:szCs w:val="20"/>
          <w:lang w:val="en-ID"/>
        </w:rPr>
        <w:t xml:space="preserve">    }</w:t>
      </w:r>
    </w:p>
    <w:p w14:paraId="03723F23" w14:textId="77777777" w:rsidR="009D7015" w:rsidRDefault="009D7015" w:rsidP="009D7015">
      <w:pPr>
        <w:pStyle w:val="ListParagraph"/>
        <w:pBdr>
          <w:top w:val="single" w:sz="4" w:space="1" w:color="auto"/>
          <w:left w:val="single" w:sz="4" w:space="4" w:color="auto"/>
          <w:bottom w:val="single" w:sz="4" w:space="1" w:color="auto"/>
          <w:right w:val="single" w:sz="4" w:space="4" w:color="auto"/>
        </w:pBdr>
        <w:spacing w:after="0"/>
        <w:ind w:left="862"/>
        <w:rPr>
          <w:rFonts w:ascii="Courier New" w:hAnsi="Courier New" w:cs="Courier New"/>
          <w:noProof/>
          <w:sz w:val="20"/>
          <w:szCs w:val="20"/>
          <w:lang w:val="en-ID"/>
        </w:rPr>
      </w:pPr>
      <w:r w:rsidRPr="009D7015">
        <w:rPr>
          <w:rFonts w:ascii="Courier New" w:hAnsi="Courier New" w:cs="Courier New"/>
          <w:noProof/>
          <w:sz w:val="20"/>
          <w:szCs w:val="20"/>
          <w:lang w:val="en-ID"/>
        </w:rPr>
        <w:t>}</w:t>
      </w:r>
    </w:p>
    <w:p w14:paraId="50ECE0BB" w14:textId="77777777" w:rsidR="009D7015" w:rsidRDefault="009D7015" w:rsidP="008A5BAC">
      <w:pPr>
        <w:pStyle w:val="ListParagraph"/>
        <w:spacing w:after="0"/>
        <w:ind w:left="862"/>
        <w:rPr>
          <w:rFonts w:ascii="Courier New" w:hAnsi="Courier New" w:cs="Courier New"/>
          <w:noProof/>
          <w:sz w:val="20"/>
          <w:szCs w:val="20"/>
          <w:lang w:val="en-ID"/>
        </w:rPr>
      </w:pPr>
    </w:p>
    <w:p w14:paraId="2A76368F" w14:textId="77777777" w:rsidR="009D7015" w:rsidRPr="009D7015" w:rsidRDefault="009D7015" w:rsidP="009D7015">
      <w:pPr>
        <w:pStyle w:val="ListParagraph"/>
        <w:pBdr>
          <w:top w:val="single" w:sz="4" w:space="1" w:color="auto"/>
          <w:left w:val="single" w:sz="4" w:space="4" w:color="auto"/>
          <w:bottom w:val="single" w:sz="4" w:space="1" w:color="auto"/>
          <w:right w:val="single" w:sz="4" w:space="4" w:color="auto"/>
        </w:pBdr>
        <w:spacing w:after="0"/>
        <w:ind w:left="862"/>
        <w:rPr>
          <w:rFonts w:ascii="Courier New" w:hAnsi="Courier New" w:cs="Courier New"/>
          <w:noProof/>
          <w:sz w:val="20"/>
          <w:szCs w:val="20"/>
          <w:lang w:val="en-ID"/>
        </w:rPr>
      </w:pPr>
      <w:r w:rsidRPr="009D7015">
        <w:rPr>
          <w:rFonts w:ascii="Courier New" w:hAnsi="Courier New" w:cs="Courier New"/>
          <w:noProof/>
          <w:sz w:val="20"/>
          <w:szCs w:val="20"/>
          <w:lang w:val="en-ID"/>
        </w:rPr>
        <w:t>public class Test {</w:t>
      </w:r>
    </w:p>
    <w:p w14:paraId="1417D083" w14:textId="77777777" w:rsidR="009D7015" w:rsidRPr="009D7015" w:rsidRDefault="009D7015" w:rsidP="009D7015">
      <w:pPr>
        <w:pStyle w:val="ListParagraph"/>
        <w:pBdr>
          <w:top w:val="single" w:sz="4" w:space="1" w:color="auto"/>
          <w:left w:val="single" w:sz="4" w:space="4" w:color="auto"/>
          <w:bottom w:val="single" w:sz="4" w:space="1" w:color="auto"/>
          <w:right w:val="single" w:sz="4" w:space="4" w:color="auto"/>
        </w:pBdr>
        <w:spacing w:after="0"/>
        <w:ind w:left="862"/>
        <w:rPr>
          <w:rFonts w:ascii="Courier New" w:hAnsi="Courier New" w:cs="Courier New"/>
          <w:noProof/>
          <w:sz w:val="20"/>
          <w:szCs w:val="20"/>
          <w:lang w:val="en-ID"/>
        </w:rPr>
      </w:pPr>
      <w:r w:rsidRPr="009D7015">
        <w:rPr>
          <w:rFonts w:ascii="Courier New" w:hAnsi="Courier New" w:cs="Courier New"/>
          <w:noProof/>
          <w:sz w:val="20"/>
          <w:szCs w:val="20"/>
          <w:lang w:val="en-ID"/>
        </w:rPr>
        <w:t xml:space="preserve">    public static void main(String[] args) {</w:t>
      </w:r>
    </w:p>
    <w:p w14:paraId="70A6ECC8" w14:textId="77777777" w:rsidR="009D7015" w:rsidRPr="009D7015" w:rsidRDefault="009D7015" w:rsidP="009D7015">
      <w:pPr>
        <w:pStyle w:val="ListParagraph"/>
        <w:pBdr>
          <w:top w:val="single" w:sz="4" w:space="1" w:color="auto"/>
          <w:left w:val="single" w:sz="4" w:space="4" w:color="auto"/>
          <w:bottom w:val="single" w:sz="4" w:space="1" w:color="auto"/>
          <w:right w:val="single" w:sz="4" w:space="4" w:color="auto"/>
        </w:pBdr>
        <w:spacing w:after="0"/>
        <w:ind w:left="862"/>
        <w:rPr>
          <w:rFonts w:ascii="Courier New" w:hAnsi="Courier New" w:cs="Courier New"/>
          <w:noProof/>
          <w:sz w:val="20"/>
          <w:szCs w:val="20"/>
          <w:lang w:val="en-ID"/>
        </w:rPr>
      </w:pPr>
      <w:r w:rsidRPr="009D7015">
        <w:rPr>
          <w:rFonts w:ascii="Courier New" w:hAnsi="Courier New" w:cs="Courier New"/>
          <w:noProof/>
          <w:sz w:val="20"/>
          <w:szCs w:val="20"/>
          <w:lang w:val="en-ID"/>
        </w:rPr>
        <w:t xml:space="preserve">        Stack st = new Stack();</w:t>
      </w:r>
    </w:p>
    <w:p w14:paraId="4ED6A187" w14:textId="77777777" w:rsidR="009D7015" w:rsidRPr="009D7015" w:rsidRDefault="009D7015" w:rsidP="009D7015">
      <w:pPr>
        <w:pStyle w:val="ListParagraph"/>
        <w:pBdr>
          <w:top w:val="single" w:sz="4" w:space="1" w:color="auto"/>
          <w:left w:val="single" w:sz="4" w:space="4" w:color="auto"/>
          <w:bottom w:val="single" w:sz="4" w:space="1" w:color="auto"/>
          <w:right w:val="single" w:sz="4" w:space="4" w:color="auto"/>
        </w:pBdr>
        <w:spacing w:after="0"/>
        <w:ind w:left="862"/>
        <w:rPr>
          <w:rFonts w:ascii="Courier New" w:hAnsi="Courier New" w:cs="Courier New"/>
          <w:noProof/>
          <w:sz w:val="20"/>
          <w:szCs w:val="20"/>
          <w:lang w:val="en-ID"/>
        </w:rPr>
      </w:pPr>
      <w:r w:rsidRPr="009D7015">
        <w:rPr>
          <w:rFonts w:ascii="Courier New" w:hAnsi="Courier New" w:cs="Courier New"/>
          <w:noProof/>
          <w:sz w:val="20"/>
          <w:szCs w:val="20"/>
          <w:lang w:val="en-ID"/>
        </w:rPr>
        <w:t xml:space="preserve">        try {</w:t>
      </w:r>
    </w:p>
    <w:p w14:paraId="1AFF8F0A" w14:textId="77777777" w:rsidR="009D7015" w:rsidRPr="009D7015" w:rsidRDefault="009D7015" w:rsidP="009D7015">
      <w:pPr>
        <w:pStyle w:val="ListParagraph"/>
        <w:pBdr>
          <w:top w:val="single" w:sz="4" w:space="1" w:color="auto"/>
          <w:left w:val="single" w:sz="4" w:space="4" w:color="auto"/>
          <w:bottom w:val="single" w:sz="4" w:space="1" w:color="auto"/>
          <w:right w:val="single" w:sz="4" w:space="4" w:color="auto"/>
        </w:pBdr>
        <w:spacing w:after="0"/>
        <w:ind w:left="862"/>
        <w:rPr>
          <w:rFonts w:ascii="Courier New" w:hAnsi="Courier New" w:cs="Courier New"/>
          <w:noProof/>
          <w:sz w:val="20"/>
          <w:szCs w:val="20"/>
          <w:lang w:val="en-ID"/>
        </w:rPr>
      </w:pPr>
      <w:r w:rsidRPr="009D7015">
        <w:rPr>
          <w:rFonts w:ascii="Courier New" w:hAnsi="Courier New" w:cs="Courier New"/>
          <w:noProof/>
          <w:sz w:val="20"/>
          <w:szCs w:val="20"/>
          <w:lang w:val="en-ID"/>
        </w:rPr>
        <w:t xml:space="preserve">            st.Push("Satu");</w:t>
      </w:r>
    </w:p>
    <w:p w14:paraId="591F21B0" w14:textId="77777777" w:rsidR="009D7015" w:rsidRPr="009D7015" w:rsidRDefault="009D7015" w:rsidP="009D7015">
      <w:pPr>
        <w:pStyle w:val="ListParagraph"/>
        <w:pBdr>
          <w:top w:val="single" w:sz="4" w:space="1" w:color="auto"/>
          <w:left w:val="single" w:sz="4" w:space="4" w:color="auto"/>
          <w:bottom w:val="single" w:sz="4" w:space="1" w:color="auto"/>
          <w:right w:val="single" w:sz="4" w:space="4" w:color="auto"/>
        </w:pBdr>
        <w:spacing w:after="0"/>
        <w:ind w:left="862"/>
        <w:rPr>
          <w:rFonts w:ascii="Courier New" w:hAnsi="Courier New" w:cs="Courier New"/>
          <w:noProof/>
          <w:sz w:val="20"/>
          <w:szCs w:val="20"/>
          <w:lang w:val="en-ID"/>
        </w:rPr>
      </w:pPr>
      <w:r w:rsidRPr="009D7015">
        <w:rPr>
          <w:rFonts w:ascii="Courier New" w:hAnsi="Courier New" w:cs="Courier New"/>
          <w:noProof/>
          <w:sz w:val="20"/>
          <w:szCs w:val="20"/>
          <w:lang w:val="en-ID"/>
        </w:rPr>
        <w:t xml:space="preserve">            st.Push("Dua");</w:t>
      </w:r>
    </w:p>
    <w:p w14:paraId="1A5C397A" w14:textId="77777777" w:rsidR="009D7015" w:rsidRPr="009D7015" w:rsidRDefault="009D7015" w:rsidP="009D7015">
      <w:pPr>
        <w:pStyle w:val="ListParagraph"/>
        <w:pBdr>
          <w:top w:val="single" w:sz="4" w:space="1" w:color="auto"/>
          <w:left w:val="single" w:sz="4" w:space="4" w:color="auto"/>
          <w:bottom w:val="single" w:sz="4" w:space="1" w:color="auto"/>
          <w:right w:val="single" w:sz="4" w:space="4" w:color="auto"/>
        </w:pBdr>
        <w:spacing w:after="0"/>
        <w:ind w:left="862"/>
        <w:rPr>
          <w:rFonts w:ascii="Courier New" w:hAnsi="Courier New" w:cs="Courier New"/>
          <w:noProof/>
          <w:sz w:val="20"/>
          <w:szCs w:val="20"/>
          <w:lang w:val="en-ID"/>
        </w:rPr>
      </w:pPr>
      <w:r w:rsidRPr="009D7015">
        <w:rPr>
          <w:rFonts w:ascii="Courier New" w:hAnsi="Courier New" w:cs="Courier New"/>
          <w:noProof/>
          <w:sz w:val="20"/>
          <w:szCs w:val="20"/>
          <w:lang w:val="en-ID"/>
        </w:rPr>
        <w:t xml:space="preserve">            st.Push("Tiga");</w:t>
      </w:r>
    </w:p>
    <w:p w14:paraId="5F15BD4F" w14:textId="77777777" w:rsidR="009D7015" w:rsidRPr="009D7015" w:rsidRDefault="009D7015" w:rsidP="009D7015">
      <w:pPr>
        <w:pStyle w:val="ListParagraph"/>
        <w:pBdr>
          <w:top w:val="single" w:sz="4" w:space="1" w:color="auto"/>
          <w:left w:val="single" w:sz="4" w:space="4" w:color="auto"/>
          <w:bottom w:val="single" w:sz="4" w:space="1" w:color="auto"/>
          <w:right w:val="single" w:sz="4" w:space="4" w:color="auto"/>
        </w:pBdr>
        <w:spacing w:after="0"/>
        <w:ind w:left="862"/>
        <w:rPr>
          <w:rFonts w:ascii="Courier New" w:hAnsi="Courier New" w:cs="Courier New"/>
          <w:noProof/>
          <w:sz w:val="20"/>
          <w:szCs w:val="20"/>
          <w:lang w:val="en-ID"/>
        </w:rPr>
      </w:pPr>
      <w:r w:rsidRPr="009D7015">
        <w:rPr>
          <w:rFonts w:ascii="Courier New" w:hAnsi="Courier New" w:cs="Courier New"/>
          <w:noProof/>
          <w:sz w:val="20"/>
          <w:szCs w:val="20"/>
          <w:lang w:val="en-ID"/>
        </w:rPr>
        <w:t xml:space="preserve">            st.Push("Empat");</w:t>
      </w:r>
    </w:p>
    <w:p w14:paraId="600C5E2F" w14:textId="77777777" w:rsidR="009D7015" w:rsidRPr="009D7015" w:rsidRDefault="009D7015" w:rsidP="009D7015">
      <w:pPr>
        <w:pStyle w:val="ListParagraph"/>
        <w:pBdr>
          <w:top w:val="single" w:sz="4" w:space="1" w:color="auto"/>
          <w:left w:val="single" w:sz="4" w:space="4" w:color="auto"/>
          <w:bottom w:val="single" w:sz="4" w:space="1" w:color="auto"/>
          <w:right w:val="single" w:sz="4" w:space="4" w:color="auto"/>
        </w:pBdr>
        <w:spacing w:after="0"/>
        <w:ind w:left="862"/>
        <w:rPr>
          <w:rFonts w:ascii="Courier New" w:hAnsi="Courier New" w:cs="Courier New"/>
          <w:noProof/>
          <w:sz w:val="20"/>
          <w:szCs w:val="20"/>
          <w:lang w:val="en-ID"/>
        </w:rPr>
      </w:pPr>
      <w:r w:rsidRPr="009D7015">
        <w:rPr>
          <w:rFonts w:ascii="Courier New" w:hAnsi="Courier New" w:cs="Courier New"/>
          <w:noProof/>
          <w:sz w:val="20"/>
          <w:szCs w:val="20"/>
          <w:lang w:val="en-ID"/>
        </w:rPr>
        <w:t xml:space="preserve">            st.Push("Lima");</w:t>
      </w:r>
    </w:p>
    <w:p w14:paraId="55860CC9" w14:textId="77777777" w:rsidR="009D7015" w:rsidRPr="009D7015" w:rsidRDefault="009D7015" w:rsidP="009D7015">
      <w:pPr>
        <w:pStyle w:val="ListParagraph"/>
        <w:pBdr>
          <w:top w:val="single" w:sz="4" w:space="1" w:color="auto"/>
          <w:left w:val="single" w:sz="4" w:space="4" w:color="auto"/>
          <w:bottom w:val="single" w:sz="4" w:space="1" w:color="auto"/>
          <w:right w:val="single" w:sz="4" w:space="4" w:color="auto"/>
        </w:pBdr>
        <w:spacing w:after="0"/>
        <w:ind w:left="862"/>
        <w:rPr>
          <w:rFonts w:ascii="Courier New" w:hAnsi="Courier New" w:cs="Courier New"/>
          <w:noProof/>
          <w:sz w:val="20"/>
          <w:szCs w:val="20"/>
          <w:lang w:val="en-ID"/>
        </w:rPr>
      </w:pPr>
      <w:r w:rsidRPr="009D7015">
        <w:rPr>
          <w:rFonts w:ascii="Courier New" w:hAnsi="Courier New" w:cs="Courier New"/>
          <w:noProof/>
          <w:sz w:val="20"/>
          <w:szCs w:val="20"/>
          <w:lang w:val="en-ID"/>
        </w:rPr>
        <w:t xml:space="preserve">            st.Push("Enam");</w:t>
      </w:r>
    </w:p>
    <w:p w14:paraId="12A56173" w14:textId="77777777" w:rsidR="009D7015" w:rsidRPr="009D7015" w:rsidRDefault="009D7015" w:rsidP="009D7015">
      <w:pPr>
        <w:pStyle w:val="ListParagraph"/>
        <w:pBdr>
          <w:top w:val="single" w:sz="4" w:space="1" w:color="auto"/>
          <w:left w:val="single" w:sz="4" w:space="4" w:color="auto"/>
          <w:bottom w:val="single" w:sz="4" w:space="1" w:color="auto"/>
          <w:right w:val="single" w:sz="4" w:space="4" w:color="auto"/>
        </w:pBdr>
        <w:spacing w:after="0"/>
        <w:ind w:left="862"/>
        <w:rPr>
          <w:rFonts w:ascii="Courier New" w:hAnsi="Courier New" w:cs="Courier New"/>
          <w:noProof/>
          <w:sz w:val="20"/>
          <w:szCs w:val="20"/>
          <w:lang w:val="en-ID"/>
        </w:rPr>
      </w:pPr>
      <w:r w:rsidRPr="009D7015">
        <w:rPr>
          <w:rFonts w:ascii="Courier New" w:hAnsi="Courier New" w:cs="Courier New"/>
          <w:noProof/>
          <w:sz w:val="20"/>
          <w:szCs w:val="20"/>
          <w:lang w:val="en-ID"/>
        </w:rPr>
        <w:t xml:space="preserve">        } catch (FullStackException e) {</w:t>
      </w:r>
    </w:p>
    <w:p w14:paraId="6D9837DD" w14:textId="77777777" w:rsidR="009D7015" w:rsidRPr="009D7015" w:rsidRDefault="009D7015" w:rsidP="009D7015">
      <w:pPr>
        <w:pStyle w:val="ListParagraph"/>
        <w:pBdr>
          <w:top w:val="single" w:sz="4" w:space="1" w:color="auto"/>
          <w:left w:val="single" w:sz="4" w:space="4" w:color="auto"/>
          <w:bottom w:val="single" w:sz="4" w:space="1" w:color="auto"/>
          <w:right w:val="single" w:sz="4" w:space="4" w:color="auto"/>
        </w:pBdr>
        <w:spacing w:after="0"/>
        <w:ind w:left="862"/>
        <w:rPr>
          <w:rFonts w:ascii="Courier New" w:hAnsi="Courier New" w:cs="Courier New"/>
          <w:noProof/>
          <w:sz w:val="20"/>
          <w:szCs w:val="20"/>
          <w:lang w:val="en-ID"/>
        </w:rPr>
      </w:pPr>
      <w:r w:rsidRPr="009D7015">
        <w:rPr>
          <w:rFonts w:ascii="Courier New" w:hAnsi="Courier New" w:cs="Courier New"/>
          <w:noProof/>
          <w:sz w:val="20"/>
          <w:szCs w:val="20"/>
          <w:lang w:val="en-ID"/>
        </w:rPr>
        <w:t xml:space="preserve">            System.out.println(e);</w:t>
      </w:r>
    </w:p>
    <w:p w14:paraId="03A4173E" w14:textId="77777777" w:rsidR="009D7015" w:rsidRPr="009D7015" w:rsidRDefault="009D7015" w:rsidP="009D7015">
      <w:pPr>
        <w:pStyle w:val="ListParagraph"/>
        <w:pBdr>
          <w:top w:val="single" w:sz="4" w:space="1" w:color="auto"/>
          <w:left w:val="single" w:sz="4" w:space="4" w:color="auto"/>
          <w:bottom w:val="single" w:sz="4" w:space="1" w:color="auto"/>
          <w:right w:val="single" w:sz="4" w:space="4" w:color="auto"/>
        </w:pBdr>
        <w:spacing w:after="0"/>
        <w:ind w:left="862"/>
        <w:rPr>
          <w:rFonts w:ascii="Courier New" w:hAnsi="Courier New" w:cs="Courier New"/>
          <w:noProof/>
          <w:sz w:val="20"/>
          <w:szCs w:val="20"/>
          <w:lang w:val="en-ID"/>
        </w:rPr>
      </w:pPr>
      <w:r w:rsidRPr="009D7015">
        <w:rPr>
          <w:rFonts w:ascii="Courier New" w:hAnsi="Courier New" w:cs="Courier New"/>
          <w:noProof/>
          <w:sz w:val="20"/>
          <w:szCs w:val="20"/>
          <w:lang w:val="en-ID"/>
        </w:rPr>
        <w:t xml:space="preserve">        }</w:t>
      </w:r>
    </w:p>
    <w:p w14:paraId="491C6609" w14:textId="77777777" w:rsidR="009D7015" w:rsidRPr="009D7015" w:rsidRDefault="009D7015" w:rsidP="009D7015">
      <w:pPr>
        <w:pStyle w:val="ListParagraph"/>
        <w:pBdr>
          <w:top w:val="single" w:sz="4" w:space="1" w:color="auto"/>
          <w:left w:val="single" w:sz="4" w:space="4" w:color="auto"/>
          <w:bottom w:val="single" w:sz="4" w:space="1" w:color="auto"/>
          <w:right w:val="single" w:sz="4" w:space="4" w:color="auto"/>
        </w:pBdr>
        <w:spacing w:after="0"/>
        <w:ind w:left="862"/>
        <w:rPr>
          <w:rFonts w:ascii="Courier New" w:hAnsi="Courier New" w:cs="Courier New"/>
          <w:noProof/>
          <w:sz w:val="20"/>
          <w:szCs w:val="20"/>
          <w:lang w:val="en-ID"/>
        </w:rPr>
      </w:pPr>
      <w:r w:rsidRPr="009D7015">
        <w:rPr>
          <w:rFonts w:ascii="Courier New" w:hAnsi="Courier New" w:cs="Courier New"/>
          <w:noProof/>
          <w:sz w:val="20"/>
          <w:szCs w:val="20"/>
          <w:lang w:val="en-ID"/>
        </w:rPr>
        <w:t xml:space="preserve">        try {</w:t>
      </w:r>
    </w:p>
    <w:p w14:paraId="6183502B" w14:textId="77777777" w:rsidR="009D7015" w:rsidRPr="009D7015" w:rsidRDefault="009D7015" w:rsidP="009D7015">
      <w:pPr>
        <w:pStyle w:val="ListParagraph"/>
        <w:pBdr>
          <w:top w:val="single" w:sz="4" w:space="1" w:color="auto"/>
          <w:left w:val="single" w:sz="4" w:space="4" w:color="auto"/>
          <w:bottom w:val="single" w:sz="4" w:space="1" w:color="auto"/>
          <w:right w:val="single" w:sz="4" w:space="4" w:color="auto"/>
        </w:pBdr>
        <w:spacing w:after="0"/>
        <w:ind w:left="862"/>
        <w:rPr>
          <w:rFonts w:ascii="Courier New" w:hAnsi="Courier New" w:cs="Courier New"/>
          <w:noProof/>
          <w:sz w:val="20"/>
          <w:szCs w:val="20"/>
          <w:lang w:val="en-ID"/>
        </w:rPr>
      </w:pPr>
      <w:r w:rsidRPr="009D7015">
        <w:rPr>
          <w:rFonts w:ascii="Courier New" w:hAnsi="Courier New" w:cs="Courier New"/>
          <w:noProof/>
          <w:sz w:val="20"/>
          <w:szCs w:val="20"/>
          <w:lang w:val="en-ID"/>
        </w:rPr>
        <w:t xml:space="preserve">            System.out.println(st.Pop());</w:t>
      </w:r>
    </w:p>
    <w:p w14:paraId="05A766DA" w14:textId="77777777" w:rsidR="009D7015" w:rsidRPr="009D7015" w:rsidRDefault="009D7015" w:rsidP="009D7015">
      <w:pPr>
        <w:pStyle w:val="ListParagraph"/>
        <w:pBdr>
          <w:top w:val="single" w:sz="4" w:space="1" w:color="auto"/>
          <w:left w:val="single" w:sz="4" w:space="4" w:color="auto"/>
          <w:bottom w:val="single" w:sz="4" w:space="1" w:color="auto"/>
          <w:right w:val="single" w:sz="4" w:space="4" w:color="auto"/>
        </w:pBdr>
        <w:spacing w:after="0"/>
        <w:ind w:left="862"/>
        <w:rPr>
          <w:rFonts w:ascii="Courier New" w:hAnsi="Courier New" w:cs="Courier New"/>
          <w:noProof/>
          <w:sz w:val="20"/>
          <w:szCs w:val="20"/>
          <w:lang w:val="en-ID"/>
        </w:rPr>
      </w:pPr>
      <w:r w:rsidRPr="009D7015">
        <w:rPr>
          <w:rFonts w:ascii="Courier New" w:hAnsi="Courier New" w:cs="Courier New"/>
          <w:noProof/>
          <w:sz w:val="20"/>
          <w:szCs w:val="20"/>
          <w:lang w:val="en-ID"/>
        </w:rPr>
        <w:t xml:space="preserve">            System.out.println(st.Pop());</w:t>
      </w:r>
    </w:p>
    <w:p w14:paraId="02217BE3" w14:textId="77777777" w:rsidR="009D7015" w:rsidRPr="009D7015" w:rsidRDefault="009D7015" w:rsidP="009D7015">
      <w:pPr>
        <w:pStyle w:val="ListParagraph"/>
        <w:pBdr>
          <w:top w:val="single" w:sz="4" w:space="1" w:color="auto"/>
          <w:left w:val="single" w:sz="4" w:space="4" w:color="auto"/>
          <w:bottom w:val="single" w:sz="4" w:space="1" w:color="auto"/>
          <w:right w:val="single" w:sz="4" w:space="4" w:color="auto"/>
        </w:pBdr>
        <w:spacing w:after="0"/>
        <w:ind w:left="862"/>
        <w:rPr>
          <w:rFonts w:ascii="Courier New" w:hAnsi="Courier New" w:cs="Courier New"/>
          <w:noProof/>
          <w:sz w:val="20"/>
          <w:szCs w:val="20"/>
          <w:lang w:val="en-ID"/>
        </w:rPr>
      </w:pPr>
      <w:r w:rsidRPr="009D7015">
        <w:rPr>
          <w:rFonts w:ascii="Courier New" w:hAnsi="Courier New" w:cs="Courier New"/>
          <w:noProof/>
          <w:sz w:val="20"/>
          <w:szCs w:val="20"/>
          <w:lang w:val="en-ID"/>
        </w:rPr>
        <w:t xml:space="preserve">            System.out.println(st.Pop());</w:t>
      </w:r>
    </w:p>
    <w:p w14:paraId="599A59E7" w14:textId="77777777" w:rsidR="009D7015" w:rsidRPr="009D7015" w:rsidRDefault="009D7015" w:rsidP="009D7015">
      <w:pPr>
        <w:pStyle w:val="ListParagraph"/>
        <w:pBdr>
          <w:top w:val="single" w:sz="4" w:space="1" w:color="auto"/>
          <w:left w:val="single" w:sz="4" w:space="4" w:color="auto"/>
          <w:bottom w:val="single" w:sz="4" w:space="1" w:color="auto"/>
          <w:right w:val="single" w:sz="4" w:space="4" w:color="auto"/>
        </w:pBdr>
        <w:spacing w:after="0"/>
        <w:ind w:left="862"/>
        <w:rPr>
          <w:rFonts w:ascii="Courier New" w:hAnsi="Courier New" w:cs="Courier New"/>
          <w:noProof/>
          <w:sz w:val="20"/>
          <w:szCs w:val="20"/>
          <w:lang w:val="en-ID"/>
        </w:rPr>
      </w:pPr>
      <w:r w:rsidRPr="009D7015">
        <w:rPr>
          <w:rFonts w:ascii="Courier New" w:hAnsi="Courier New" w:cs="Courier New"/>
          <w:noProof/>
          <w:sz w:val="20"/>
          <w:szCs w:val="20"/>
          <w:lang w:val="en-ID"/>
        </w:rPr>
        <w:t xml:space="preserve">            System.out.println(st.Pop());</w:t>
      </w:r>
    </w:p>
    <w:p w14:paraId="1177D3BB" w14:textId="77777777" w:rsidR="009D7015" w:rsidRPr="009D7015" w:rsidRDefault="009D7015" w:rsidP="009D7015">
      <w:pPr>
        <w:pStyle w:val="ListParagraph"/>
        <w:pBdr>
          <w:top w:val="single" w:sz="4" w:space="1" w:color="auto"/>
          <w:left w:val="single" w:sz="4" w:space="4" w:color="auto"/>
          <w:bottom w:val="single" w:sz="4" w:space="1" w:color="auto"/>
          <w:right w:val="single" w:sz="4" w:space="4" w:color="auto"/>
        </w:pBdr>
        <w:spacing w:after="0"/>
        <w:ind w:left="862"/>
        <w:rPr>
          <w:rFonts w:ascii="Courier New" w:hAnsi="Courier New" w:cs="Courier New"/>
          <w:noProof/>
          <w:sz w:val="20"/>
          <w:szCs w:val="20"/>
          <w:lang w:val="en-ID"/>
        </w:rPr>
      </w:pPr>
      <w:r w:rsidRPr="009D7015">
        <w:rPr>
          <w:rFonts w:ascii="Courier New" w:hAnsi="Courier New" w:cs="Courier New"/>
          <w:noProof/>
          <w:sz w:val="20"/>
          <w:szCs w:val="20"/>
          <w:lang w:val="en-ID"/>
        </w:rPr>
        <w:t xml:space="preserve">            System.out.println(st.Pop());</w:t>
      </w:r>
    </w:p>
    <w:p w14:paraId="3D026B20" w14:textId="77777777" w:rsidR="009D7015" w:rsidRPr="009D7015" w:rsidRDefault="009D7015" w:rsidP="009D7015">
      <w:pPr>
        <w:pStyle w:val="ListParagraph"/>
        <w:pBdr>
          <w:top w:val="single" w:sz="4" w:space="1" w:color="auto"/>
          <w:left w:val="single" w:sz="4" w:space="4" w:color="auto"/>
          <w:bottom w:val="single" w:sz="4" w:space="1" w:color="auto"/>
          <w:right w:val="single" w:sz="4" w:space="4" w:color="auto"/>
        </w:pBdr>
        <w:spacing w:after="0"/>
        <w:ind w:left="862"/>
        <w:rPr>
          <w:rFonts w:ascii="Courier New" w:hAnsi="Courier New" w:cs="Courier New"/>
          <w:noProof/>
          <w:sz w:val="20"/>
          <w:szCs w:val="20"/>
          <w:lang w:val="en-ID"/>
        </w:rPr>
      </w:pPr>
      <w:r w:rsidRPr="009D7015">
        <w:rPr>
          <w:rFonts w:ascii="Courier New" w:hAnsi="Courier New" w:cs="Courier New"/>
          <w:noProof/>
          <w:sz w:val="20"/>
          <w:szCs w:val="20"/>
          <w:lang w:val="en-ID"/>
        </w:rPr>
        <w:t xml:space="preserve">            System.out.println(st.Pop());</w:t>
      </w:r>
    </w:p>
    <w:p w14:paraId="20D47B53" w14:textId="77777777" w:rsidR="009D7015" w:rsidRPr="009D7015" w:rsidRDefault="009D7015" w:rsidP="009D7015">
      <w:pPr>
        <w:pStyle w:val="ListParagraph"/>
        <w:pBdr>
          <w:top w:val="single" w:sz="4" w:space="1" w:color="auto"/>
          <w:left w:val="single" w:sz="4" w:space="4" w:color="auto"/>
          <w:bottom w:val="single" w:sz="4" w:space="1" w:color="auto"/>
          <w:right w:val="single" w:sz="4" w:space="4" w:color="auto"/>
        </w:pBdr>
        <w:spacing w:after="0"/>
        <w:ind w:left="862"/>
        <w:rPr>
          <w:rFonts w:ascii="Courier New" w:hAnsi="Courier New" w:cs="Courier New"/>
          <w:noProof/>
          <w:sz w:val="20"/>
          <w:szCs w:val="20"/>
          <w:lang w:val="en-ID"/>
        </w:rPr>
      </w:pPr>
      <w:r w:rsidRPr="009D7015">
        <w:rPr>
          <w:rFonts w:ascii="Courier New" w:hAnsi="Courier New" w:cs="Courier New"/>
          <w:noProof/>
          <w:sz w:val="20"/>
          <w:szCs w:val="20"/>
          <w:lang w:val="en-ID"/>
        </w:rPr>
        <w:t xml:space="preserve">            System.out.println(st.Pop());</w:t>
      </w:r>
    </w:p>
    <w:p w14:paraId="128BEAAF" w14:textId="77777777" w:rsidR="009D7015" w:rsidRPr="009D7015" w:rsidRDefault="009D7015" w:rsidP="009D7015">
      <w:pPr>
        <w:pStyle w:val="ListParagraph"/>
        <w:pBdr>
          <w:top w:val="single" w:sz="4" w:space="1" w:color="auto"/>
          <w:left w:val="single" w:sz="4" w:space="4" w:color="auto"/>
          <w:bottom w:val="single" w:sz="4" w:space="1" w:color="auto"/>
          <w:right w:val="single" w:sz="4" w:space="4" w:color="auto"/>
        </w:pBdr>
        <w:spacing w:after="0"/>
        <w:ind w:left="862"/>
        <w:rPr>
          <w:rFonts w:ascii="Courier New" w:hAnsi="Courier New" w:cs="Courier New"/>
          <w:noProof/>
          <w:sz w:val="20"/>
          <w:szCs w:val="20"/>
          <w:lang w:val="en-ID"/>
        </w:rPr>
      </w:pPr>
      <w:r w:rsidRPr="009D7015">
        <w:rPr>
          <w:rFonts w:ascii="Courier New" w:hAnsi="Courier New" w:cs="Courier New"/>
          <w:noProof/>
          <w:sz w:val="20"/>
          <w:szCs w:val="20"/>
          <w:lang w:val="en-ID"/>
        </w:rPr>
        <w:t xml:space="preserve">        } catch (EmptyStackException e) {</w:t>
      </w:r>
    </w:p>
    <w:p w14:paraId="1CB6F2A6" w14:textId="77777777" w:rsidR="009D7015" w:rsidRPr="009D7015" w:rsidRDefault="009D7015" w:rsidP="009D7015">
      <w:pPr>
        <w:pStyle w:val="ListParagraph"/>
        <w:pBdr>
          <w:top w:val="single" w:sz="4" w:space="1" w:color="auto"/>
          <w:left w:val="single" w:sz="4" w:space="4" w:color="auto"/>
          <w:bottom w:val="single" w:sz="4" w:space="1" w:color="auto"/>
          <w:right w:val="single" w:sz="4" w:space="4" w:color="auto"/>
        </w:pBdr>
        <w:spacing w:after="0"/>
        <w:ind w:left="862"/>
        <w:rPr>
          <w:rFonts w:ascii="Courier New" w:hAnsi="Courier New" w:cs="Courier New"/>
          <w:noProof/>
          <w:sz w:val="20"/>
          <w:szCs w:val="20"/>
          <w:lang w:val="en-ID"/>
        </w:rPr>
      </w:pPr>
      <w:r w:rsidRPr="009D7015">
        <w:rPr>
          <w:rFonts w:ascii="Courier New" w:hAnsi="Courier New" w:cs="Courier New"/>
          <w:noProof/>
          <w:sz w:val="20"/>
          <w:szCs w:val="20"/>
          <w:lang w:val="en-ID"/>
        </w:rPr>
        <w:t xml:space="preserve">            System.out.println(e);</w:t>
      </w:r>
    </w:p>
    <w:p w14:paraId="31879130" w14:textId="77777777" w:rsidR="009D7015" w:rsidRPr="009D7015" w:rsidRDefault="009D7015" w:rsidP="009D7015">
      <w:pPr>
        <w:pStyle w:val="ListParagraph"/>
        <w:pBdr>
          <w:top w:val="single" w:sz="4" w:space="1" w:color="auto"/>
          <w:left w:val="single" w:sz="4" w:space="4" w:color="auto"/>
          <w:bottom w:val="single" w:sz="4" w:space="1" w:color="auto"/>
          <w:right w:val="single" w:sz="4" w:space="4" w:color="auto"/>
        </w:pBdr>
        <w:spacing w:after="0"/>
        <w:ind w:left="862"/>
        <w:rPr>
          <w:rFonts w:ascii="Courier New" w:hAnsi="Courier New" w:cs="Courier New"/>
          <w:noProof/>
          <w:sz w:val="20"/>
          <w:szCs w:val="20"/>
          <w:lang w:val="en-ID"/>
        </w:rPr>
      </w:pPr>
      <w:r w:rsidRPr="009D7015">
        <w:rPr>
          <w:rFonts w:ascii="Courier New" w:hAnsi="Courier New" w:cs="Courier New"/>
          <w:noProof/>
          <w:sz w:val="20"/>
          <w:szCs w:val="20"/>
          <w:lang w:val="en-ID"/>
        </w:rPr>
        <w:t xml:space="preserve">        }</w:t>
      </w:r>
    </w:p>
    <w:p w14:paraId="38D9B1D5" w14:textId="77777777" w:rsidR="009D7015" w:rsidRPr="009D7015" w:rsidRDefault="009D7015" w:rsidP="009D7015">
      <w:pPr>
        <w:pStyle w:val="ListParagraph"/>
        <w:pBdr>
          <w:top w:val="single" w:sz="4" w:space="1" w:color="auto"/>
          <w:left w:val="single" w:sz="4" w:space="4" w:color="auto"/>
          <w:bottom w:val="single" w:sz="4" w:space="1" w:color="auto"/>
          <w:right w:val="single" w:sz="4" w:space="4" w:color="auto"/>
        </w:pBdr>
        <w:spacing w:after="0"/>
        <w:ind w:left="862"/>
        <w:rPr>
          <w:rFonts w:ascii="Courier New" w:hAnsi="Courier New" w:cs="Courier New"/>
          <w:noProof/>
          <w:sz w:val="20"/>
          <w:szCs w:val="20"/>
          <w:lang w:val="en-ID"/>
        </w:rPr>
      </w:pPr>
      <w:r w:rsidRPr="009D7015">
        <w:rPr>
          <w:rFonts w:ascii="Courier New" w:hAnsi="Courier New" w:cs="Courier New"/>
          <w:noProof/>
          <w:sz w:val="20"/>
          <w:szCs w:val="20"/>
          <w:lang w:val="en-ID"/>
        </w:rPr>
        <w:t xml:space="preserve">    }</w:t>
      </w:r>
    </w:p>
    <w:p w14:paraId="12881897" w14:textId="77777777" w:rsidR="009D7015" w:rsidRPr="009D7015" w:rsidRDefault="009D7015" w:rsidP="009D7015">
      <w:pPr>
        <w:pStyle w:val="ListParagraph"/>
        <w:pBdr>
          <w:top w:val="single" w:sz="4" w:space="1" w:color="auto"/>
          <w:left w:val="single" w:sz="4" w:space="4" w:color="auto"/>
          <w:bottom w:val="single" w:sz="4" w:space="1" w:color="auto"/>
          <w:right w:val="single" w:sz="4" w:space="4" w:color="auto"/>
        </w:pBdr>
        <w:spacing w:after="0"/>
        <w:ind w:left="862"/>
        <w:rPr>
          <w:rFonts w:ascii="Courier New" w:hAnsi="Courier New" w:cs="Courier New"/>
          <w:noProof/>
          <w:sz w:val="20"/>
          <w:szCs w:val="20"/>
          <w:lang w:val="en-ID"/>
        </w:rPr>
      </w:pPr>
      <w:r w:rsidRPr="009D7015">
        <w:rPr>
          <w:rFonts w:ascii="Courier New" w:hAnsi="Courier New" w:cs="Courier New"/>
          <w:noProof/>
          <w:sz w:val="20"/>
          <w:szCs w:val="20"/>
          <w:lang w:val="en-ID"/>
        </w:rPr>
        <w:t>}</w:t>
      </w:r>
    </w:p>
    <w:p w14:paraId="0A241507" w14:textId="77777777" w:rsidR="008A5BAC" w:rsidRDefault="002746F5" w:rsidP="008A5BAC">
      <w:pPr>
        <w:pStyle w:val="ListParagraph"/>
        <w:numPr>
          <w:ilvl w:val="0"/>
          <w:numId w:val="3"/>
        </w:numPr>
        <w:spacing w:after="0"/>
        <w:ind w:left="851"/>
        <w:rPr>
          <w:rFonts w:ascii="Times New Roman" w:hAnsi="Times New Roman" w:cs="Times New Roman"/>
          <w:noProof/>
          <w:sz w:val="24"/>
          <w:szCs w:val="24"/>
          <w:lang w:val="en-ID"/>
        </w:rPr>
      </w:pPr>
      <w:r>
        <w:rPr>
          <w:rFonts w:ascii="Times New Roman" w:hAnsi="Times New Roman" w:cs="Times New Roman"/>
          <w:noProof/>
          <w:sz w:val="24"/>
          <w:szCs w:val="24"/>
          <w:lang w:val="en-ID"/>
        </w:rPr>
        <w:t>Output program</w:t>
      </w:r>
    </w:p>
    <w:p w14:paraId="25475B8D" w14:textId="77777777" w:rsidR="008A5BAC" w:rsidRPr="008A5BAC" w:rsidRDefault="00011B95" w:rsidP="008A5BAC">
      <w:pPr>
        <w:pStyle w:val="ListParagraph"/>
        <w:spacing w:after="0"/>
        <w:ind w:left="851"/>
        <w:rPr>
          <w:rFonts w:ascii="Times New Roman" w:hAnsi="Times New Roman" w:cs="Times New Roman"/>
          <w:noProof/>
          <w:sz w:val="24"/>
          <w:szCs w:val="24"/>
          <w:lang w:val="en-ID"/>
        </w:rPr>
      </w:pPr>
      <w:r>
        <w:rPr>
          <w:noProof/>
          <w:lang w:val="en-US"/>
        </w:rPr>
        <w:lastRenderedPageBreak/>
        <w:drawing>
          <wp:inline distT="0" distB="0" distL="0" distR="0" wp14:anchorId="7953FC7D" wp14:editId="260A3ABA">
            <wp:extent cx="2686050" cy="182880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686050" cy="1828800"/>
                    </a:xfrm>
                    <a:prstGeom prst="rect">
                      <a:avLst/>
                    </a:prstGeom>
                  </pic:spPr>
                </pic:pic>
              </a:graphicData>
            </a:graphic>
          </wp:inline>
        </w:drawing>
      </w:r>
    </w:p>
    <w:p w14:paraId="3D8FF7EE" w14:textId="77777777" w:rsidR="002746F5" w:rsidRDefault="002746F5" w:rsidP="009349E5">
      <w:pPr>
        <w:pStyle w:val="ListParagraph"/>
        <w:numPr>
          <w:ilvl w:val="0"/>
          <w:numId w:val="3"/>
        </w:numPr>
        <w:ind w:left="851"/>
        <w:rPr>
          <w:rFonts w:ascii="Times New Roman" w:hAnsi="Times New Roman" w:cs="Times New Roman"/>
          <w:noProof/>
          <w:sz w:val="24"/>
          <w:szCs w:val="24"/>
          <w:lang w:val="en-ID"/>
        </w:rPr>
      </w:pPr>
      <w:r>
        <w:rPr>
          <w:rFonts w:ascii="Times New Roman" w:hAnsi="Times New Roman" w:cs="Times New Roman"/>
          <w:noProof/>
          <w:sz w:val="24"/>
          <w:szCs w:val="24"/>
          <w:lang w:val="en-ID"/>
        </w:rPr>
        <w:t>Analisa</w:t>
      </w:r>
    </w:p>
    <w:p w14:paraId="572738C8" w14:textId="77777777" w:rsidR="00800F7D" w:rsidRPr="00800F7D" w:rsidRDefault="00D45283" w:rsidP="000C604B">
      <w:pPr>
        <w:pStyle w:val="ListParagraph"/>
        <w:ind w:left="851"/>
        <w:jc w:val="both"/>
        <w:rPr>
          <w:rFonts w:ascii="Times New Roman" w:hAnsi="Times New Roman" w:cs="Times New Roman"/>
          <w:noProof/>
          <w:sz w:val="24"/>
          <w:szCs w:val="24"/>
          <w:lang w:val="en-ID"/>
        </w:rPr>
      </w:pPr>
      <w:r>
        <w:rPr>
          <w:rFonts w:ascii="Times New Roman" w:hAnsi="Times New Roman" w:cs="Times New Roman"/>
          <w:noProof/>
          <w:sz w:val="24"/>
          <w:szCs w:val="24"/>
          <w:lang w:val="en-ID"/>
        </w:rPr>
        <w:t>Program diatas adalah program implementasi exception pada Stack, dimana exception FullStackException dan EmptyStackException dibuat sendiri dengan inherit pada RuntimeException dan constructornya memiliki 1 parameter string untuk menampilkan pesan error tambahan, kemudian di Stack di method Push apabila top sudah mencapai size maka melempar FullStackException, dan di method Pop apabila top sudah 0 maka melempar EmptyStackException, kemudian di main di test method pop dan push diletakkan di blok try kemudian di catch dengan masing-masing exception apabila terjadi exception</w:t>
      </w:r>
    </w:p>
    <w:sectPr w:rsidR="00800F7D" w:rsidRPr="00800F7D" w:rsidSect="007209D3">
      <w:headerReference w:type="default" r:id="rId27"/>
      <w:footerReference w:type="default" r:id="rId28"/>
      <w:pgSz w:w="11907" w:h="16839" w:code="9"/>
      <w:pgMar w:top="1440" w:right="1275"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257C738" w14:textId="77777777" w:rsidR="003E1D5B" w:rsidRDefault="003E1D5B" w:rsidP="00EC2F3B">
      <w:pPr>
        <w:spacing w:after="0" w:line="240" w:lineRule="auto"/>
      </w:pPr>
      <w:r>
        <w:separator/>
      </w:r>
    </w:p>
  </w:endnote>
  <w:endnote w:type="continuationSeparator" w:id="0">
    <w:p w14:paraId="555D12B0" w14:textId="77777777" w:rsidR="003E1D5B" w:rsidRDefault="003E1D5B" w:rsidP="00EC2F3B">
      <w:pPr>
        <w:spacing w:after="0" w:line="240" w:lineRule="auto"/>
      </w:pPr>
      <w:r>
        <w:continuationSeparator/>
      </w:r>
    </w:p>
  </w:endnote>
  <w:endnote w:type="continuationNotice" w:id="1">
    <w:p w14:paraId="759696F4" w14:textId="77777777" w:rsidR="003E1D5B" w:rsidRDefault="003E1D5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9268372"/>
      <w:docPartObj>
        <w:docPartGallery w:val="Page Numbers (Bottom of Page)"/>
        <w:docPartUnique/>
      </w:docPartObj>
    </w:sdtPr>
    <w:sdtEndPr/>
    <w:sdtContent>
      <w:p w14:paraId="16BA29E6" w14:textId="77777777" w:rsidR="00D57C50" w:rsidRDefault="00D57C50">
        <w:pPr>
          <w:pStyle w:val="Footer"/>
          <w:jc w:val="right"/>
        </w:pPr>
        <w:r>
          <w:t xml:space="preserve">ARINAL HAQ/2110171051 | </w:t>
        </w:r>
        <w:r>
          <w:fldChar w:fldCharType="begin"/>
        </w:r>
        <w:r>
          <w:instrText xml:space="preserve"> PAGE   \* MERGEFORMAT </w:instrText>
        </w:r>
        <w:r>
          <w:fldChar w:fldCharType="separate"/>
        </w:r>
        <w:r w:rsidR="000F0307">
          <w:rPr>
            <w:noProof/>
          </w:rPr>
          <w:t>16</w:t>
        </w:r>
        <w:r>
          <w:rPr>
            <w:noProof/>
          </w:rPr>
          <w:fldChar w:fldCharType="end"/>
        </w:r>
      </w:p>
    </w:sdtContent>
  </w:sdt>
  <w:p w14:paraId="7EE61CD7" w14:textId="77777777" w:rsidR="00D57C50" w:rsidRDefault="00D57C5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D562F69" w14:textId="77777777" w:rsidR="003E1D5B" w:rsidRDefault="003E1D5B" w:rsidP="00EC2F3B">
      <w:pPr>
        <w:spacing w:after="0" w:line="240" w:lineRule="auto"/>
      </w:pPr>
      <w:r>
        <w:separator/>
      </w:r>
    </w:p>
  </w:footnote>
  <w:footnote w:type="continuationSeparator" w:id="0">
    <w:p w14:paraId="2F5B02D6" w14:textId="77777777" w:rsidR="003E1D5B" w:rsidRDefault="003E1D5B" w:rsidP="00EC2F3B">
      <w:pPr>
        <w:spacing w:after="0" w:line="240" w:lineRule="auto"/>
      </w:pPr>
      <w:r>
        <w:continuationSeparator/>
      </w:r>
    </w:p>
  </w:footnote>
  <w:footnote w:type="continuationNotice" w:id="1">
    <w:p w14:paraId="02B251E4" w14:textId="77777777" w:rsidR="003E1D5B" w:rsidRDefault="003E1D5B">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F319E5" w14:textId="77777777" w:rsidR="000F0307" w:rsidRDefault="000F030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07BB9"/>
    <w:multiLevelType w:val="hybridMultilevel"/>
    <w:tmpl w:val="112048CC"/>
    <w:lvl w:ilvl="0" w:tplc="50568170">
      <w:start w:val="1"/>
      <w:numFmt w:val="lowerLetter"/>
      <w:lvlText w:val="%1."/>
      <w:lvlJc w:val="left"/>
      <w:pPr>
        <w:ind w:left="1506" w:hanging="360"/>
      </w:pPr>
      <w:rPr>
        <w:rFonts w:hint="default"/>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1">
    <w:nsid w:val="02441C18"/>
    <w:multiLevelType w:val="hybridMultilevel"/>
    <w:tmpl w:val="F424A778"/>
    <w:lvl w:ilvl="0" w:tplc="135401A2">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4C11321"/>
    <w:multiLevelType w:val="hybridMultilevel"/>
    <w:tmpl w:val="30860548"/>
    <w:lvl w:ilvl="0" w:tplc="BC906C40">
      <w:start w:val="1"/>
      <w:numFmt w:val="lowerLetter"/>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
    <w:nsid w:val="0CCF0038"/>
    <w:multiLevelType w:val="hybridMultilevel"/>
    <w:tmpl w:val="7D92D2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35047B"/>
    <w:multiLevelType w:val="hybridMultilevel"/>
    <w:tmpl w:val="79844D72"/>
    <w:lvl w:ilvl="0" w:tplc="208E3270">
      <w:start w:val="1"/>
      <w:numFmt w:val="lowerLetter"/>
      <w:lvlText w:val="%1."/>
      <w:lvlJc w:val="left"/>
      <w:pPr>
        <w:ind w:left="1898" w:hanging="360"/>
      </w:pPr>
      <w:rPr>
        <w:rFonts w:hint="default"/>
      </w:rPr>
    </w:lvl>
    <w:lvl w:ilvl="1" w:tplc="04090019" w:tentative="1">
      <w:start w:val="1"/>
      <w:numFmt w:val="lowerLetter"/>
      <w:lvlText w:val="%2."/>
      <w:lvlJc w:val="left"/>
      <w:pPr>
        <w:ind w:left="2618" w:hanging="360"/>
      </w:pPr>
    </w:lvl>
    <w:lvl w:ilvl="2" w:tplc="0409001B" w:tentative="1">
      <w:start w:val="1"/>
      <w:numFmt w:val="lowerRoman"/>
      <w:lvlText w:val="%3."/>
      <w:lvlJc w:val="right"/>
      <w:pPr>
        <w:ind w:left="3338" w:hanging="180"/>
      </w:pPr>
    </w:lvl>
    <w:lvl w:ilvl="3" w:tplc="0409000F" w:tentative="1">
      <w:start w:val="1"/>
      <w:numFmt w:val="decimal"/>
      <w:lvlText w:val="%4."/>
      <w:lvlJc w:val="left"/>
      <w:pPr>
        <w:ind w:left="4058" w:hanging="360"/>
      </w:pPr>
    </w:lvl>
    <w:lvl w:ilvl="4" w:tplc="04090019" w:tentative="1">
      <w:start w:val="1"/>
      <w:numFmt w:val="lowerLetter"/>
      <w:lvlText w:val="%5."/>
      <w:lvlJc w:val="left"/>
      <w:pPr>
        <w:ind w:left="4778" w:hanging="360"/>
      </w:pPr>
    </w:lvl>
    <w:lvl w:ilvl="5" w:tplc="0409001B" w:tentative="1">
      <w:start w:val="1"/>
      <w:numFmt w:val="lowerRoman"/>
      <w:lvlText w:val="%6."/>
      <w:lvlJc w:val="right"/>
      <w:pPr>
        <w:ind w:left="5498" w:hanging="180"/>
      </w:pPr>
    </w:lvl>
    <w:lvl w:ilvl="6" w:tplc="0409000F" w:tentative="1">
      <w:start w:val="1"/>
      <w:numFmt w:val="decimal"/>
      <w:lvlText w:val="%7."/>
      <w:lvlJc w:val="left"/>
      <w:pPr>
        <w:ind w:left="6218" w:hanging="360"/>
      </w:pPr>
    </w:lvl>
    <w:lvl w:ilvl="7" w:tplc="04090019" w:tentative="1">
      <w:start w:val="1"/>
      <w:numFmt w:val="lowerLetter"/>
      <w:lvlText w:val="%8."/>
      <w:lvlJc w:val="left"/>
      <w:pPr>
        <w:ind w:left="6938" w:hanging="360"/>
      </w:pPr>
    </w:lvl>
    <w:lvl w:ilvl="8" w:tplc="0409001B" w:tentative="1">
      <w:start w:val="1"/>
      <w:numFmt w:val="lowerRoman"/>
      <w:lvlText w:val="%9."/>
      <w:lvlJc w:val="right"/>
      <w:pPr>
        <w:ind w:left="7658" w:hanging="180"/>
      </w:pPr>
    </w:lvl>
  </w:abstractNum>
  <w:abstractNum w:abstractNumId="5">
    <w:nsid w:val="12807C1A"/>
    <w:multiLevelType w:val="hybridMultilevel"/>
    <w:tmpl w:val="D0909A90"/>
    <w:lvl w:ilvl="0" w:tplc="5A12B6DE">
      <w:start w:val="1"/>
      <w:numFmt w:val="lowerLetter"/>
      <w:lvlText w:val="%1."/>
      <w:lvlJc w:val="left"/>
      <w:pPr>
        <w:ind w:left="1506" w:hanging="360"/>
      </w:pPr>
      <w:rPr>
        <w:rFonts w:hint="default"/>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6">
    <w:nsid w:val="18897FE1"/>
    <w:multiLevelType w:val="hybridMultilevel"/>
    <w:tmpl w:val="F44494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D7556C1"/>
    <w:multiLevelType w:val="hybridMultilevel"/>
    <w:tmpl w:val="54B86E14"/>
    <w:lvl w:ilvl="0" w:tplc="D1B0FFD6">
      <w:start w:val="1"/>
      <w:numFmt w:val="lowerLetter"/>
      <w:lvlText w:val="%1."/>
      <w:lvlJc w:val="left"/>
      <w:pPr>
        <w:ind w:left="3621" w:hanging="360"/>
      </w:pPr>
      <w:rPr>
        <w:rFonts w:hint="default"/>
      </w:rPr>
    </w:lvl>
    <w:lvl w:ilvl="1" w:tplc="04090019" w:tentative="1">
      <w:start w:val="1"/>
      <w:numFmt w:val="lowerLetter"/>
      <w:lvlText w:val="%2."/>
      <w:lvlJc w:val="left"/>
      <w:pPr>
        <w:ind w:left="4341" w:hanging="360"/>
      </w:pPr>
    </w:lvl>
    <w:lvl w:ilvl="2" w:tplc="0409001B" w:tentative="1">
      <w:start w:val="1"/>
      <w:numFmt w:val="lowerRoman"/>
      <w:lvlText w:val="%3."/>
      <w:lvlJc w:val="right"/>
      <w:pPr>
        <w:ind w:left="5061" w:hanging="180"/>
      </w:pPr>
    </w:lvl>
    <w:lvl w:ilvl="3" w:tplc="0409000F" w:tentative="1">
      <w:start w:val="1"/>
      <w:numFmt w:val="decimal"/>
      <w:lvlText w:val="%4."/>
      <w:lvlJc w:val="left"/>
      <w:pPr>
        <w:ind w:left="5781" w:hanging="360"/>
      </w:pPr>
    </w:lvl>
    <w:lvl w:ilvl="4" w:tplc="04090019" w:tentative="1">
      <w:start w:val="1"/>
      <w:numFmt w:val="lowerLetter"/>
      <w:lvlText w:val="%5."/>
      <w:lvlJc w:val="left"/>
      <w:pPr>
        <w:ind w:left="6501" w:hanging="360"/>
      </w:pPr>
    </w:lvl>
    <w:lvl w:ilvl="5" w:tplc="0409001B" w:tentative="1">
      <w:start w:val="1"/>
      <w:numFmt w:val="lowerRoman"/>
      <w:lvlText w:val="%6."/>
      <w:lvlJc w:val="right"/>
      <w:pPr>
        <w:ind w:left="7221" w:hanging="180"/>
      </w:pPr>
    </w:lvl>
    <w:lvl w:ilvl="6" w:tplc="0409000F" w:tentative="1">
      <w:start w:val="1"/>
      <w:numFmt w:val="decimal"/>
      <w:lvlText w:val="%7."/>
      <w:lvlJc w:val="left"/>
      <w:pPr>
        <w:ind w:left="7941" w:hanging="360"/>
      </w:pPr>
    </w:lvl>
    <w:lvl w:ilvl="7" w:tplc="04090019" w:tentative="1">
      <w:start w:val="1"/>
      <w:numFmt w:val="lowerLetter"/>
      <w:lvlText w:val="%8."/>
      <w:lvlJc w:val="left"/>
      <w:pPr>
        <w:ind w:left="8661" w:hanging="360"/>
      </w:pPr>
    </w:lvl>
    <w:lvl w:ilvl="8" w:tplc="0409001B" w:tentative="1">
      <w:start w:val="1"/>
      <w:numFmt w:val="lowerRoman"/>
      <w:lvlText w:val="%9."/>
      <w:lvlJc w:val="right"/>
      <w:pPr>
        <w:ind w:left="9381" w:hanging="180"/>
      </w:pPr>
    </w:lvl>
  </w:abstractNum>
  <w:abstractNum w:abstractNumId="8">
    <w:nsid w:val="1F59479D"/>
    <w:multiLevelType w:val="hybridMultilevel"/>
    <w:tmpl w:val="09D44716"/>
    <w:lvl w:ilvl="0" w:tplc="6A5EFD9E">
      <w:numFmt w:val="bullet"/>
      <w:lvlText w:val="-"/>
      <w:lvlJc w:val="left"/>
      <w:pPr>
        <w:ind w:left="1080" w:hanging="360"/>
      </w:pPr>
      <w:rPr>
        <w:rFonts w:ascii="Courier New" w:eastAsiaTheme="minorHAnsi" w:hAnsi="Courier New" w:cs="Courier New"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1365801"/>
    <w:multiLevelType w:val="hybridMultilevel"/>
    <w:tmpl w:val="68B419C2"/>
    <w:lvl w:ilvl="0" w:tplc="2006E262">
      <w:start w:val="1"/>
      <w:numFmt w:val="lowerLetter"/>
      <w:lvlText w:val="%1."/>
      <w:lvlJc w:val="left"/>
      <w:pPr>
        <w:ind w:left="1898" w:hanging="360"/>
      </w:pPr>
      <w:rPr>
        <w:rFonts w:hint="default"/>
      </w:rPr>
    </w:lvl>
    <w:lvl w:ilvl="1" w:tplc="04090019" w:tentative="1">
      <w:start w:val="1"/>
      <w:numFmt w:val="lowerLetter"/>
      <w:lvlText w:val="%2."/>
      <w:lvlJc w:val="left"/>
      <w:pPr>
        <w:ind w:left="2618" w:hanging="360"/>
      </w:pPr>
    </w:lvl>
    <w:lvl w:ilvl="2" w:tplc="0409001B" w:tentative="1">
      <w:start w:val="1"/>
      <w:numFmt w:val="lowerRoman"/>
      <w:lvlText w:val="%3."/>
      <w:lvlJc w:val="right"/>
      <w:pPr>
        <w:ind w:left="3338" w:hanging="180"/>
      </w:pPr>
    </w:lvl>
    <w:lvl w:ilvl="3" w:tplc="0409000F" w:tentative="1">
      <w:start w:val="1"/>
      <w:numFmt w:val="decimal"/>
      <w:lvlText w:val="%4."/>
      <w:lvlJc w:val="left"/>
      <w:pPr>
        <w:ind w:left="4058" w:hanging="360"/>
      </w:pPr>
    </w:lvl>
    <w:lvl w:ilvl="4" w:tplc="04090019" w:tentative="1">
      <w:start w:val="1"/>
      <w:numFmt w:val="lowerLetter"/>
      <w:lvlText w:val="%5."/>
      <w:lvlJc w:val="left"/>
      <w:pPr>
        <w:ind w:left="4778" w:hanging="360"/>
      </w:pPr>
    </w:lvl>
    <w:lvl w:ilvl="5" w:tplc="0409001B" w:tentative="1">
      <w:start w:val="1"/>
      <w:numFmt w:val="lowerRoman"/>
      <w:lvlText w:val="%6."/>
      <w:lvlJc w:val="right"/>
      <w:pPr>
        <w:ind w:left="5498" w:hanging="180"/>
      </w:pPr>
    </w:lvl>
    <w:lvl w:ilvl="6" w:tplc="0409000F" w:tentative="1">
      <w:start w:val="1"/>
      <w:numFmt w:val="decimal"/>
      <w:lvlText w:val="%7."/>
      <w:lvlJc w:val="left"/>
      <w:pPr>
        <w:ind w:left="6218" w:hanging="360"/>
      </w:pPr>
    </w:lvl>
    <w:lvl w:ilvl="7" w:tplc="04090019" w:tentative="1">
      <w:start w:val="1"/>
      <w:numFmt w:val="lowerLetter"/>
      <w:lvlText w:val="%8."/>
      <w:lvlJc w:val="left"/>
      <w:pPr>
        <w:ind w:left="6938" w:hanging="360"/>
      </w:pPr>
    </w:lvl>
    <w:lvl w:ilvl="8" w:tplc="0409001B" w:tentative="1">
      <w:start w:val="1"/>
      <w:numFmt w:val="lowerRoman"/>
      <w:lvlText w:val="%9."/>
      <w:lvlJc w:val="right"/>
      <w:pPr>
        <w:ind w:left="7658" w:hanging="180"/>
      </w:pPr>
    </w:lvl>
  </w:abstractNum>
  <w:abstractNum w:abstractNumId="10">
    <w:nsid w:val="2CBA259B"/>
    <w:multiLevelType w:val="hybridMultilevel"/>
    <w:tmpl w:val="34AE726C"/>
    <w:lvl w:ilvl="0" w:tplc="55A891E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D6C3303"/>
    <w:multiLevelType w:val="hybridMultilevel"/>
    <w:tmpl w:val="038A163A"/>
    <w:lvl w:ilvl="0" w:tplc="73F291D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D78162C"/>
    <w:multiLevelType w:val="hybridMultilevel"/>
    <w:tmpl w:val="272E6D36"/>
    <w:lvl w:ilvl="0" w:tplc="B20612E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32E075D1"/>
    <w:multiLevelType w:val="hybridMultilevel"/>
    <w:tmpl w:val="9FE8393E"/>
    <w:lvl w:ilvl="0" w:tplc="FA0C469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3B3E78F1"/>
    <w:multiLevelType w:val="hybridMultilevel"/>
    <w:tmpl w:val="DF9E6FFA"/>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3F1E20DE"/>
    <w:multiLevelType w:val="hybridMultilevel"/>
    <w:tmpl w:val="38BA9E5A"/>
    <w:lvl w:ilvl="0" w:tplc="7F8CA480">
      <w:start w:val="1"/>
      <w:numFmt w:val="lowerLetter"/>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6">
    <w:nsid w:val="424F16A5"/>
    <w:multiLevelType w:val="hybridMultilevel"/>
    <w:tmpl w:val="50A65A9C"/>
    <w:lvl w:ilvl="0" w:tplc="6A5EFD9E">
      <w:numFmt w:val="bullet"/>
      <w:lvlText w:val="-"/>
      <w:lvlJc w:val="left"/>
      <w:pPr>
        <w:ind w:left="1495" w:hanging="360"/>
      </w:pPr>
      <w:rPr>
        <w:rFonts w:ascii="Courier New" w:eastAsiaTheme="minorHAnsi" w:hAnsi="Courier New" w:cs="Courier New" w:hint="default"/>
      </w:rPr>
    </w:lvl>
    <w:lvl w:ilvl="1" w:tplc="04090003">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17">
    <w:nsid w:val="426133BE"/>
    <w:multiLevelType w:val="hybridMultilevel"/>
    <w:tmpl w:val="5EF66572"/>
    <w:lvl w:ilvl="0" w:tplc="6A5EFD9E">
      <w:numFmt w:val="bullet"/>
      <w:lvlText w:val="-"/>
      <w:lvlJc w:val="left"/>
      <w:pPr>
        <w:ind w:left="1080" w:hanging="360"/>
      </w:pPr>
      <w:rPr>
        <w:rFonts w:ascii="Courier New" w:eastAsiaTheme="minorHAnsi" w:hAnsi="Courier New" w:cs="Courier New"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435710CA"/>
    <w:multiLevelType w:val="multilevel"/>
    <w:tmpl w:val="72908DA6"/>
    <w:lvl w:ilvl="0">
      <w:start w:val="1"/>
      <w:numFmt w:val="upperLetter"/>
      <w:lvlText w:val="%1."/>
      <w:lvlJc w:val="left"/>
      <w:pPr>
        <w:tabs>
          <w:tab w:val="num" w:pos="720"/>
        </w:tabs>
        <w:ind w:left="720" w:hanging="360"/>
      </w:pPr>
      <w:rPr>
        <w:rFonts w:hint="default"/>
      </w:rPr>
    </w:lvl>
    <w:lvl w:ilvl="1">
      <w:start w:val="1"/>
      <w:numFmt w:val="decimal"/>
      <w:lvlText w:val="%2."/>
      <w:lvlJc w:val="left"/>
      <w:pPr>
        <w:ind w:left="1440" w:hanging="360"/>
      </w:pPr>
      <w:rPr>
        <w:rFonts w:hint="default"/>
      </w:rPr>
    </w:lvl>
    <w:lvl w:ilvl="2">
      <w:start w:val="1"/>
      <w:numFmt w:val="upperLetter"/>
      <w:lvlText w:val="%3."/>
      <w:lvlJc w:val="left"/>
      <w:pPr>
        <w:tabs>
          <w:tab w:val="num" w:pos="2160"/>
        </w:tabs>
        <w:ind w:left="2160" w:hanging="360"/>
      </w:pPr>
      <w:rPr>
        <w:rFonts w:hint="default"/>
      </w:rPr>
    </w:lvl>
    <w:lvl w:ilvl="3">
      <w:start w:val="1"/>
      <w:numFmt w:val="upperLetter"/>
      <w:lvlText w:val="%4."/>
      <w:lvlJc w:val="left"/>
      <w:pPr>
        <w:tabs>
          <w:tab w:val="num" w:pos="2880"/>
        </w:tabs>
        <w:ind w:left="2880" w:hanging="360"/>
      </w:pPr>
      <w:rPr>
        <w:rFonts w:hint="default"/>
      </w:rPr>
    </w:lvl>
    <w:lvl w:ilvl="4">
      <w:start w:val="1"/>
      <w:numFmt w:val="upperLetter"/>
      <w:lvlText w:val="%5."/>
      <w:lvlJc w:val="left"/>
      <w:pPr>
        <w:tabs>
          <w:tab w:val="num" w:pos="3600"/>
        </w:tabs>
        <w:ind w:left="3600" w:hanging="360"/>
      </w:pPr>
      <w:rPr>
        <w:rFonts w:hint="default"/>
      </w:rPr>
    </w:lvl>
    <w:lvl w:ilvl="5">
      <w:start w:val="1"/>
      <w:numFmt w:val="upperLetter"/>
      <w:lvlText w:val="%6."/>
      <w:lvlJc w:val="left"/>
      <w:pPr>
        <w:tabs>
          <w:tab w:val="num" w:pos="4320"/>
        </w:tabs>
        <w:ind w:left="4320" w:hanging="360"/>
      </w:pPr>
      <w:rPr>
        <w:rFonts w:hint="default"/>
      </w:rPr>
    </w:lvl>
    <w:lvl w:ilvl="6">
      <w:start w:val="1"/>
      <w:numFmt w:val="upperLetter"/>
      <w:lvlText w:val="%7."/>
      <w:lvlJc w:val="left"/>
      <w:pPr>
        <w:tabs>
          <w:tab w:val="num" w:pos="5040"/>
        </w:tabs>
        <w:ind w:left="5040" w:hanging="360"/>
      </w:pPr>
      <w:rPr>
        <w:rFonts w:hint="default"/>
      </w:rPr>
    </w:lvl>
    <w:lvl w:ilvl="7">
      <w:start w:val="1"/>
      <w:numFmt w:val="upperLetter"/>
      <w:lvlText w:val="%8."/>
      <w:lvlJc w:val="left"/>
      <w:pPr>
        <w:tabs>
          <w:tab w:val="num" w:pos="5760"/>
        </w:tabs>
        <w:ind w:left="5760" w:hanging="360"/>
      </w:pPr>
      <w:rPr>
        <w:rFonts w:hint="default"/>
      </w:rPr>
    </w:lvl>
    <w:lvl w:ilvl="8">
      <w:start w:val="1"/>
      <w:numFmt w:val="upperLetter"/>
      <w:lvlText w:val="%9."/>
      <w:lvlJc w:val="left"/>
      <w:pPr>
        <w:tabs>
          <w:tab w:val="num" w:pos="6480"/>
        </w:tabs>
        <w:ind w:left="6480" w:hanging="360"/>
      </w:pPr>
      <w:rPr>
        <w:rFonts w:hint="default"/>
      </w:rPr>
    </w:lvl>
  </w:abstractNum>
  <w:abstractNum w:abstractNumId="19">
    <w:nsid w:val="4E554DBA"/>
    <w:multiLevelType w:val="hybridMultilevel"/>
    <w:tmpl w:val="4356A5F4"/>
    <w:lvl w:ilvl="0" w:tplc="B42A3164">
      <w:start w:val="1"/>
      <w:numFmt w:val="lowerLetter"/>
      <w:lvlText w:val="%1."/>
      <w:lvlJc w:val="left"/>
      <w:pPr>
        <w:ind w:left="1506" w:hanging="360"/>
      </w:pPr>
      <w:rPr>
        <w:rFonts w:hint="default"/>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20">
    <w:nsid w:val="4EB24EDD"/>
    <w:multiLevelType w:val="hybridMultilevel"/>
    <w:tmpl w:val="5404785A"/>
    <w:lvl w:ilvl="0" w:tplc="9C5CECD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nsid w:val="56680B77"/>
    <w:multiLevelType w:val="hybridMultilevel"/>
    <w:tmpl w:val="80C6B92C"/>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57A76E34"/>
    <w:multiLevelType w:val="hybridMultilevel"/>
    <w:tmpl w:val="A6047CD8"/>
    <w:lvl w:ilvl="0" w:tplc="FC88952E">
      <w:start w:val="1"/>
      <w:numFmt w:val="lowerLetter"/>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3">
    <w:nsid w:val="5CE20F7D"/>
    <w:multiLevelType w:val="hybridMultilevel"/>
    <w:tmpl w:val="3D38F878"/>
    <w:lvl w:ilvl="0" w:tplc="7C66B69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5D0C707B"/>
    <w:multiLevelType w:val="hybridMultilevel"/>
    <w:tmpl w:val="A72E30B2"/>
    <w:lvl w:ilvl="0" w:tplc="D8024ACA">
      <w:start w:val="1"/>
      <w:numFmt w:val="lowerLetter"/>
      <w:lvlText w:val="%1."/>
      <w:lvlJc w:val="left"/>
      <w:pPr>
        <w:ind w:left="2322" w:hanging="360"/>
      </w:pPr>
      <w:rPr>
        <w:rFonts w:hint="default"/>
      </w:rPr>
    </w:lvl>
    <w:lvl w:ilvl="1" w:tplc="04090019" w:tentative="1">
      <w:start w:val="1"/>
      <w:numFmt w:val="lowerLetter"/>
      <w:lvlText w:val="%2."/>
      <w:lvlJc w:val="left"/>
      <w:pPr>
        <w:ind w:left="3042" w:hanging="360"/>
      </w:pPr>
    </w:lvl>
    <w:lvl w:ilvl="2" w:tplc="0409001B" w:tentative="1">
      <w:start w:val="1"/>
      <w:numFmt w:val="lowerRoman"/>
      <w:lvlText w:val="%3."/>
      <w:lvlJc w:val="right"/>
      <w:pPr>
        <w:ind w:left="3762" w:hanging="180"/>
      </w:pPr>
    </w:lvl>
    <w:lvl w:ilvl="3" w:tplc="0409000F" w:tentative="1">
      <w:start w:val="1"/>
      <w:numFmt w:val="decimal"/>
      <w:lvlText w:val="%4."/>
      <w:lvlJc w:val="left"/>
      <w:pPr>
        <w:ind w:left="4482" w:hanging="360"/>
      </w:pPr>
    </w:lvl>
    <w:lvl w:ilvl="4" w:tplc="04090019" w:tentative="1">
      <w:start w:val="1"/>
      <w:numFmt w:val="lowerLetter"/>
      <w:lvlText w:val="%5."/>
      <w:lvlJc w:val="left"/>
      <w:pPr>
        <w:ind w:left="5202" w:hanging="360"/>
      </w:pPr>
    </w:lvl>
    <w:lvl w:ilvl="5" w:tplc="0409001B" w:tentative="1">
      <w:start w:val="1"/>
      <w:numFmt w:val="lowerRoman"/>
      <w:lvlText w:val="%6."/>
      <w:lvlJc w:val="right"/>
      <w:pPr>
        <w:ind w:left="5922" w:hanging="180"/>
      </w:pPr>
    </w:lvl>
    <w:lvl w:ilvl="6" w:tplc="0409000F" w:tentative="1">
      <w:start w:val="1"/>
      <w:numFmt w:val="decimal"/>
      <w:lvlText w:val="%7."/>
      <w:lvlJc w:val="left"/>
      <w:pPr>
        <w:ind w:left="6642" w:hanging="360"/>
      </w:pPr>
    </w:lvl>
    <w:lvl w:ilvl="7" w:tplc="04090019" w:tentative="1">
      <w:start w:val="1"/>
      <w:numFmt w:val="lowerLetter"/>
      <w:lvlText w:val="%8."/>
      <w:lvlJc w:val="left"/>
      <w:pPr>
        <w:ind w:left="7362" w:hanging="360"/>
      </w:pPr>
    </w:lvl>
    <w:lvl w:ilvl="8" w:tplc="0409001B" w:tentative="1">
      <w:start w:val="1"/>
      <w:numFmt w:val="lowerRoman"/>
      <w:lvlText w:val="%9."/>
      <w:lvlJc w:val="right"/>
      <w:pPr>
        <w:ind w:left="8082" w:hanging="180"/>
      </w:pPr>
    </w:lvl>
  </w:abstractNum>
  <w:abstractNum w:abstractNumId="25">
    <w:nsid w:val="624A750B"/>
    <w:multiLevelType w:val="hybridMultilevel"/>
    <w:tmpl w:val="6B5E6682"/>
    <w:lvl w:ilvl="0" w:tplc="05EEE5D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65676972"/>
    <w:multiLevelType w:val="hybridMultilevel"/>
    <w:tmpl w:val="C57EF600"/>
    <w:lvl w:ilvl="0" w:tplc="430C79DE">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7">
    <w:nsid w:val="684A2A68"/>
    <w:multiLevelType w:val="hybridMultilevel"/>
    <w:tmpl w:val="9B604C6E"/>
    <w:lvl w:ilvl="0" w:tplc="16B6B60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68F26938"/>
    <w:multiLevelType w:val="hybridMultilevel"/>
    <w:tmpl w:val="4AE0CDD2"/>
    <w:lvl w:ilvl="0" w:tplc="79260884">
      <w:start w:val="1"/>
      <w:numFmt w:val="upperLetter"/>
      <w:lvlText w:val="%1."/>
      <w:lvlJc w:val="left"/>
      <w:pPr>
        <w:ind w:left="720" w:hanging="360"/>
      </w:pPr>
      <w:rPr>
        <w:rFonts w:ascii="Times New Roman" w:eastAsiaTheme="minorHAnsi" w:hAnsi="Times New Roman" w:cs="Times New Roman"/>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B932F80"/>
    <w:multiLevelType w:val="hybridMultilevel"/>
    <w:tmpl w:val="C70EE650"/>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6D3E358A"/>
    <w:multiLevelType w:val="hybridMultilevel"/>
    <w:tmpl w:val="3F888E6C"/>
    <w:lvl w:ilvl="0" w:tplc="14AEDFF4">
      <w:start w:val="2"/>
      <w:numFmt w:val="bullet"/>
      <w:lvlText w:val="-"/>
      <w:lvlJc w:val="left"/>
      <w:pPr>
        <w:ind w:left="1140" w:hanging="360"/>
      </w:pPr>
      <w:rPr>
        <w:rFonts w:ascii="Times New Roman" w:eastAsiaTheme="minorHAnsi" w:hAnsi="Times New Roman" w:cs="Times New Roman"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1">
    <w:nsid w:val="732C2E14"/>
    <w:multiLevelType w:val="hybridMultilevel"/>
    <w:tmpl w:val="8A685AC0"/>
    <w:lvl w:ilvl="0" w:tplc="988CDD4E">
      <w:start w:val="1"/>
      <w:numFmt w:val="lowerLetter"/>
      <w:lvlText w:val="%1."/>
      <w:lvlJc w:val="left"/>
      <w:pPr>
        <w:ind w:left="1506" w:hanging="360"/>
      </w:pPr>
      <w:rPr>
        <w:rFonts w:hint="default"/>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32">
    <w:nsid w:val="76AA1E03"/>
    <w:multiLevelType w:val="hybridMultilevel"/>
    <w:tmpl w:val="E7983E90"/>
    <w:lvl w:ilvl="0" w:tplc="5AFE465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777A5BDF"/>
    <w:multiLevelType w:val="hybridMultilevel"/>
    <w:tmpl w:val="126C1CB8"/>
    <w:lvl w:ilvl="0" w:tplc="733C35E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nsid w:val="79382EA3"/>
    <w:multiLevelType w:val="hybridMultilevel"/>
    <w:tmpl w:val="FACC2B80"/>
    <w:lvl w:ilvl="0" w:tplc="BB5C56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79DC3F8E"/>
    <w:multiLevelType w:val="hybridMultilevel"/>
    <w:tmpl w:val="937A295C"/>
    <w:lvl w:ilvl="0" w:tplc="F932B1DA">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nsid w:val="7AF72998"/>
    <w:multiLevelType w:val="hybridMultilevel"/>
    <w:tmpl w:val="F8FA125A"/>
    <w:lvl w:ilvl="0" w:tplc="EE96A6F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nsid w:val="7F9B293B"/>
    <w:multiLevelType w:val="hybridMultilevel"/>
    <w:tmpl w:val="AE4C50A4"/>
    <w:lvl w:ilvl="0" w:tplc="1E72535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8"/>
  </w:num>
  <w:num w:numId="2">
    <w:abstractNumId w:val="24"/>
  </w:num>
  <w:num w:numId="3">
    <w:abstractNumId w:val="26"/>
  </w:num>
  <w:num w:numId="4">
    <w:abstractNumId w:val="34"/>
  </w:num>
  <w:num w:numId="5">
    <w:abstractNumId w:val="16"/>
  </w:num>
  <w:num w:numId="6">
    <w:abstractNumId w:val="9"/>
  </w:num>
  <w:num w:numId="7">
    <w:abstractNumId w:val="7"/>
  </w:num>
  <w:num w:numId="8">
    <w:abstractNumId w:val="3"/>
  </w:num>
  <w:num w:numId="9">
    <w:abstractNumId w:val="6"/>
  </w:num>
  <w:num w:numId="10">
    <w:abstractNumId w:val="27"/>
  </w:num>
  <w:num w:numId="11">
    <w:abstractNumId w:val="12"/>
  </w:num>
  <w:num w:numId="12">
    <w:abstractNumId w:val="1"/>
  </w:num>
  <w:num w:numId="13">
    <w:abstractNumId w:val="23"/>
  </w:num>
  <w:num w:numId="14">
    <w:abstractNumId w:val="25"/>
  </w:num>
  <w:num w:numId="15">
    <w:abstractNumId w:val="10"/>
  </w:num>
  <w:num w:numId="16">
    <w:abstractNumId w:val="4"/>
  </w:num>
  <w:num w:numId="17">
    <w:abstractNumId w:val="8"/>
  </w:num>
  <w:num w:numId="18">
    <w:abstractNumId w:val="33"/>
  </w:num>
  <w:num w:numId="19">
    <w:abstractNumId w:val="32"/>
  </w:num>
  <w:num w:numId="20">
    <w:abstractNumId w:val="17"/>
  </w:num>
  <w:num w:numId="21">
    <w:abstractNumId w:val="35"/>
  </w:num>
  <w:num w:numId="22">
    <w:abstractNumId w:val="20"/>
  </w:num>
  <w:num w:numId="23">
    <w:abstractNumId w:val="36"/>
  </w:num>
  <w:num w:numId="24">
    <w:abstractNumId w:val="18"/>
  </w:num>
  <w:num w:numId="25">
    <w:abstractNumId w:val="5"/>
  </w:num>
  <w:num w:numId="26">
    <w:abstractNumId w:val="31"/>
  </w:num>
  <w:num w:numId="27">
    <w:abstractNumId w:val="0"/>
  </w:num>
  <w:num w:numId="28">
    <w:abstractNumId w:val="19"/>
  </w:num>
  <w:num w:numId="29">
    <w:abstractNumId w:val="2"/>
  </w:num>
  <w:num w:numId="30">
    <w:abstractNumId w:val="11"/>
  </w:num>
  <w:num w:numId="31">
    <w:abstractNumId w:val="13"/>
  </w:num>
  <w:num w:numId="32">
    <w:abstractNumId w:val="14"/>
  </w:num>
  <w:num w:numId="33">
    <w:abstractNumId w:val="29"/>
  </w:num>
  <w:num w:numId="34">
    <w:abstractNumId w:val="21"/>
  </w:num>
  <w:num w:numId="35">
    <w:abstractNumId w:val="37"/>
  </w:num>
  <w:num w:numId="36">
    <w:abstractNumId w:val="30"/>
  </w:num>
  <w:num w:numId="37">
    <w:abstractNumId w:val="15"/>
  </w:num>
  <w:num w:numId="38">
    <w:abstractNumId w:val="2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21A5"/>
    <w:rsid w:val="00011B95"/>
    <w:rsid w:val="0002161D"/>
    <w:rsid w:val="00021B7F"/>
    <w:rsid w:val="00022260"/>
    <w:rsid w:val="000254FA"/>
    <w:rsid w:val="00033774"/>
    <w:rsid w:val="000456EF"/>
    <w:rsid w:val="00045BEB"/>
    <w:rsid w:val="00046587"/>
    <w:rsid w:val="000524B2"/>
    <w:rsid w:val="00081C9C"/>
    <w:rsid w:val="00093E92"/>
    <w:rsid w:val="000A4613"/>
    <w:rsid w:val="000B2924"/>
    <w:rsid w:val="000C2707"/>
    <w:rsid w:val="000C604B"/>
    <w:rsid w:val="000C6CE9"/>
    <w:rsid w:val="000C7E40"/>
    <w:rsid w:val="000D26FC"/>
    <w:rsid w:val="000E049E"/>
    <w:rsid w:val="000E18EA"/>
    <w:rsid w:val="000E421A"/>
    <w:rsid w:val="000E7848"/>
    <w:rsid w:val="000F0307"/>
    <w:rsid w:val="000F6B4A"/>
    <w:rsid w:val="000F6E2E"/>
    <w:rsid w:val="00106C64"/>
    <w:rsid w:val="00122DEE"/>
    <w:rsid w:val="001233BC"/>
    <w:rsid w:val="00132AF0"/>
    <w:rsid w:val="00142021"/>
    <w:rsid w:val="001514FB"/>
    <w:rsid w:val="00153881"/>
    <w:rsid w:val="00165DC3"/>
    <w:rsid w:val="00180F7F"/>
    <w:rsid w:val="00194880"/>
    <w:rsid w:val="001A1859"/>
    <w:rsid w:val="001A4452"/>
    <w:rsid w:val="001D2681"/>
    <w:rsid w:val="001D55CB"/>
    <w:rsid w:val="001E50BD"/>
    <w:rsid w:val="001F152F"/>
    <w:rsid w:val="002201D2"/>
    <w:rsid w:val="00223E83"/>
    <w:rsid w:val="00234DF5"/>
    <w:rsid w:val="00236A48"/>
    <w:rsid w:val="002425F5"/>
    <w:rsid w:val="0025299B"/>
    <w:rsid w:val="00261398"/>
    <w:rsid w:val="00266172"/>
    <w:rsid w:val="002730F7"/>
    <w:rsid w:val="002746F5"/>
    <w:rsid w:val="00276B31"/>
    <w:rsid w:val="002B0164"/>
    <w:rsid w:val="002B6DE2"/>
    <w:rsid w:val="002C06DC"/>
    <w:rsid w:val="002D5915"/>
    <w:rsid w:val="002F19D1"/>
    <w:rsid w:val="00300623"/>
    <w:rsid w:val="003051E7"/>
    <w:rsid w:val="003102C8"/>
    <w:rsid w:val="00326177"/>
    <w:rsid w:val="003274BD"/>
    <w:rsid w:val="00340B10"/>
    <w:rsid w:val="00341A56"/>
    <w:rsid w:val="003471B3"/>
    <w:rsid w:val="00356585"/>
    <w:rsid w:val="00370F7D"/>
    <w:rsid w:val="0038100F"/>
    <w:rsid w:val="003A75E9"/>
    <w:rsid w:val="003B71DE"/>
    <w:rsid w:val="003C28FF"/>
    <w:rsid w:val="003C5B1B"/>
    <w:rsid w:val="003C6A7B"/>
    <w:rsid w:val="003E1D5B"/>
    <w:rsid w:val="003F1B63"/>
    <w:rsid w:val="00400089"/>
    <w:rsid w:val="00407026"/>
    <w:rsid w:val="00426CCA"/>
    <w:rsid w:val="004340C9"/>
    <w:rsid w:val="00440D3F"/>
    <w:rsid w:val="00466922"/>
    <w:rsid w:val="00473656"/>
    <w:rsid w:val="00480E0A"/>
    <w:rsid w:val="00484FB9"/>
    <w:rsid w:val="00491150"/>
    <w:rsid w:val="00496C94"/>
    <w:rsid w:val="004A547C"/>
    <w:rsid w:val="004C173F"/>
    <w:rsid w:val="004F6CBD"/>
    <w:rsid w:val="004F6F78"/>
    <w:rsid w:val="005034E8"/>
    <w:rsid w:val="00505EBC"/>
    <w:rsid w:val="00515B0C"/>
    <w:rsid w:val="00521405"/>
    <w:rsid w:val="00541292"/>
    <w:rsid w:val="00542CDC"/>
    <w:rsid w:val="005474BA"/>
    <w:rsid w:val="00547BE2"/>
    <w:rsid w:val="00554742"/>
    <w:rsid w:val="00554D3F"/>
    <w:rsid w:val="0056129E"/>
    <w:rsid w:val="00561DDA"/>
    <w:rsid w:val="00563C5A"/>
    <w:rsid w:val="00572C68"/>
    <w:rsid w:val="005738CC"/>
    <w:rsid w:val="005852F5"/>
    <w:rsid w:val="005900F5"/>
    <w:rsid w:val="00592E31"/>
    <w:rsid w:val="005A545E"/>
    <w:rsid w:val="005A5AC7"/>
    <w:rsid w:val="005A75D4"/>
    <w:rsid w:val="005D2E64"/>
    <w:rsid w:val="005D7DE7"/>
    <w:rsid w:val="005E3B98"/>
    <w:rsid w:val="006143DE"/>
    <w:rsid w:val="00615F35"/>
    <w:rsid w:val="0064150B"/>
    <w:rsid w:val="0064622F"/>
    <w:rsid w:val="006609A5"/>
    <w:rsid w:val="00667B34"/>
    <w:rsid w:val="00672903"/>
    <w:rsid w:val="00687BE7"/>
    <w:rsid w:val="006B028E"/>
    <w:rsid w:val="006D1344"/>
    <w:rsid w:val="006E0520"/>
    <w:rsid w:val="006E6EE1"/>
    <w:rsid w:val="006F1FFC"/>
    <w:rsid w:val="00711915"/>
    <w:rsid w:val="007121B2"/>
    <w:rsid w:val="007137C1"/>
    <w:rsid w:val="00713B5C"/>
    <w:rsid w:val="00716D0A"/>
    <w:rsid w:val="007209D3"/>
    <w:rsid w:val="00746D9C"/>
    <w:rsid w:val="0075234C"/>
    <w:rsid w:val="00757E2C"/>
    <w:rsid w:val="00765D00"/>
    <w:rsid w:val="00772E83"/>
    <w:rsid w:val="007754E1"/>
    <w:rsid w:val="007A5D2C"/>
    <w:rsid w:val="007A613D"/>
    <w:rsid w:val="007A75A6"/>
    <w:rsid w:val="007C1E87"/>
    <w:rsid w:val="007C4915"/>
    <w:rsid w:val="007D0DD2"/>
    <w:rsid w:val="007D607F"/>
    <w:rsid w:val="00800F7D"/>
    <w:rsid w:val="00801383"/>
    <w:rsid w:val="00807A46"/>
    <w:rsid w:val="00817841"/>
    <w:rsid w:val="00821FBA"/>
    <w:rsid w:val="008275AF"/>
    <w:rsid w:val="008315E9"/>
    <w:rsid w:val="00834F19"/>
    <w:rsid w:val="00841F49"/>
    <w:rsid w:val="008517F3"/>
    <w:rsid w:val="008628BF"/>
    <w:rsid w:val="00880209"/>
    <w:rsid w:val="008811C5"/>
    <w:rsid w:val="00890723"/>
    <w:rsid w:val="008939B3"/>
    <w:rsid w:val="008A16D0"/>
    <w:rsid w:val="008A5BAC"/>
    <w:rsid w:val="008B31D7"/>
    <w:rsid w:val="008B54F9"/>
    <w:rsid w:val="008D0457"/>
    <w:rsid w:val="008D40A3"/>
    <w:rsid w:val="008D4728"/>
    <w:rsid w:val="008E24B6"/>
    <w:rsid w:val="0091684F"/>
    <w:rsid w:val="009233E3"/>
    <w:rsid w:val="0092405C"/>
    <w:rsid w:val="009300D8"/>
    <w:rsid w:val="009349E5"/>
    <w:rsid w:val="00942C4D"/>
    <w:rsid w:val="00944B2E"/>
    <w:rsid w:val="009456B3"/>
    <w:rsid w:val="0095049F"/>
    <w:rsid w:val="0095405B"/>
    <w:rsid w:val="009764CE"/>
    <w:rsid w:val="00977ED5"/>
    <w:rsid w:val="009A21A5"/>
    <w:rsid w:val="009A21A9"/>
    <w:rsid w:val="009B425F"/>
    <w:rsid w:val="009C1735"/>
    <w:rsid w:val="009C5275"/>
    <w:rsid w:val="009D08FD"/>
    <w:rsid w:val="009D4472"/>
    <w:rsid w:val="009D7015"/>
    <w:rsid w:val="009E4E11"/>
    <w:rsid w:val="009F4735"/>
    <w:rsid w:val="009F614F"/>
    <w:rsid w:val="009F6F71"/>
    <w:rsid w:val="00A108BC"/>
    <w:rsid w:val="00A24454"/>
    <w:rsid w:val="00A244EB"/>
    <w:rsid w:val="00A264FC"/>
    <w:rsid w:val="00A31602"/>
    <w:rsid w:val="00A364D6"/>
    <w:rsid w:val="00A3792B"/>
    <w:rsid w:val="00A46A75"/>
    <w:rsid w:val="00A47A13"/>
    <w:rsid w:val="00A568B0"/>
    <w:rsid w:val="00A60A04"/>
    <w:rsid w:val="00A84423"/>
    <w:rsid w:val="00A95EDF"/>
    <w:rsid w:val="00AB307F"/>
    <w:rsid w:val="00AC0D2B"/>
    <w:rsid w:val="00AD7DCE"/>
    <w:rsid w:val="00AE1986"/>
    <w:rsid w:val="00AF5B45"/>
    <w:rsid w:val="00B03B0D"/>
    <w:rsid w:val="00B13DE4"/>
    <w:rsid w:val="00B417DE"/>
    <w:rsid w:val="00B423A9"/>
    <w:rsid w:val="00B500FA"/>
    <w:rsid w:val="00B832F5"/>
    <w:rsid w:val="00B8779B"/>
    <w:rsid w:val="00B91BC2"/>
    <w:rsid w:val="00B961BA"/>
    <w:rsid w:val="00BA0A72"/>
    <w:rsid w:val="00BB3941"/>
    <w:rsid w:val="00BB7185"/>
    <w:rsid w:val="00BC56FE"/>
    <w:rsid w:val="00BE0802"/>
    <w:rsid w:val="00BE430F"/>
    <w:rsid w:val="00C00755"/>
    <w:rsid w:val="00C32E35"/>
    <w:rsid w:val="00C34384"/>
    <w:rsid w:val="00C40A2C"/>
    <w:rsid w:val="00C4625B"/>
    <w:rsid w:val="00C52883"/>
    <w:rsid w:val="00C547B0"/>
    <w:rsid w:val="00C645D9"/>
    <w:rsid w:val="00C7165A"/>
    <w:rsid w:val="00C73BD1"/>
    <w:rsid w:val="00C759AB"/>
    <w:rsid w:val="00C8699E"/>
    <w:rsid w:val="00CA3D62"/>
    <w:rsid w:val="00CB0D69"/>
    <w:rsid w:val="00CB3383"/>
    <w:rsid w:val="00CB63FA"/>
    <w:rsid w:val="00CD48CE"/>
    <w:rsid w:val="00D1086E"/>
    <w:rsid w:val="00D14E2F"/>
    <w:rsid w:val="00D1503B"/>
    <w:rsid w:val="00D210B8"/>
    <w:rsid w:val="00D32E20"/>
    <w:rsid w:val="00D41B34"/>
    <w:rsid w:val="00D45283"/>
    <w:rsid w:val="00D461DB"/>
    <w:rsid w:val="00D503E0"/>
    <w:rsid w:val="00D57C50"/>
    <w:rsid w:val="00D60E40"/>
    <w:rsid w:val="00D61C37"/>
    <w:rsid w:val="00D73E30"/>
    <w:rsid w:val="00D77767"/>
    <w:rsid w:val="00DA3394"/>
    <w:rsid w:val="00DB7B34"/>
    <w:rsid w:val="00DC752B"/>
    <w:rsid w:val="00DD3789"/>
    <w:rsid w:val="00E06270"/>
    <w:rsid w:val="00E17547"/>
    <w:rsid w:val="00E268AE"/>
    <w:rsid w:val="00E41FD5"/>
    <w:rsid w:val="00E548EC"/>
    <w:rsid w:val="00E5745C"/>
    <w:rsid w:val="00E72789"/>
    <w:rsid w:val="00E74128"/>
    <w:rsid w:val="00E75334"/>
    <w:rsid w:val="00E75CF9"/>
    <w:rsid w:val="00E93D4C"/>
    <w:rsid w:val="00EA4B51"/>
    <w:rsid w:val="00EB42C5"/>
    <w:rsid w:val="00EB57EB"/>
    <w:rsid w:val="00EB773A"/>
    <w:rsid w:val="00EC1295"/>
    <w:rsid w:val="00EC2F3B"/>
    <w:rsid w:val="00EC6FE5"/>
    <w:rsid w:val="00ED41E0"/>
    <w:rsid w:val="00ED48C9"/>
    <w:rsid w:val="00EF7393"/>
    <w:rsid w:val="00F301E9"/>
    <w:rsid w:val="00F53026"/>
    <w:rsid w:val="00F5799F"/>
    <w:rsid w:val="00F63655"/>
    <w:rsid w:val="00F70B1C"/>
    <w:rsid w:val="00FB1EB2"/>
    <w:rsid w:val="00FB4303"/>
    <w:rsid w:val="00FB4F8F"/>
    <w:rsid w:val="00FC19C7"/>
    <w:rsid w:val="00FD20FD"/>
    <w:rsid w:val="00FD3A39"/>
    <w:rsid w:val="00FE3F84"/>
    <w:rsid w:val="00FF73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4915"/>
    <w:rPr>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21A5"/>
    <w:pPr>
      <w:ind w:left="720"/>
      <w:contextualSpacing/>
    </w:pPr>
  </w:style>
  <w:style w:type="paragraph" w:styleId="BalloonText">
    <w:name w:val="Balloon Text"/>
    <w:basedOn w:val="Normal"/>
    <w:link w:val="BalloonTextChar"/>
    <w:uiPriority w:val="99"/>
    <w:semiHidden/>
    <w:unhideWhenUsed/>
    <w:rsid w:val="002C06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06DC"/>
    <w:rPr>
      <w:rFonts w:ascii="Tahoma" w:hAnsi="Tahoma" w:cs="Tahoma"/>
      <w:sz w:val="16"/>
      <w:szCs w:val="16"/>
    </w:rPr>
  </w:style>
  <w:style w:type="paragraph" w:styleId="Header">
    <w:name w:val="header"/>
    <w:basedOn w:val="Normal"/>
    <w:link w:val="HeaderChar"/>
    <w:unhideWhenUsed/>
    <w:rsid w:val="00EC2F3B"/>
    <w:pPr>
      <w:tabs>
        <w:tab w:val="center" w:pos="4680"/>
        <w:tab w:val="right" w:pos="9360"/>
      </w:tabs>
      <w:spacing w:after="0" w:line="240" w:lineRule="auto"/>
    </w:pPr>
  </w:style>
  <w:style w:type="character" w:customStyle="1" w:styleId="HeaderChar">
    <w:name w:val="Header Char"/>
    <w:basedOn w:val="DefaultParagraphFont"/>
    <w:link w:val="Header"/>
    <w:rsid w:val="00EC2F3B"/>
  </w:style>
  <w:style w:type="paragraph" w:styleId="Footer">
    <w:name w:val="footer"/>
    <w:basedOn w:val="Normal"/>
    <w:link w:val="FooterChar"/>
    <w:uiPriority w:val="99"/>
    <w:unhideWhenUsed/>
    <w:rsid w:val="00EC2F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2F3B"/>
  </w:style>
  <w:style w:type="character" w:styleId="PlaceholderText">
    <w:name w:val="Placeholder Text"/>
    <w:basedOn w:val="DefaultParagraphFont"/>
    <w:uiPriority w:val="99"/>
    <w:semiHidden/>
    <w:rsid w:val="00EC2F3B"/>
    <w:rPr>
      <w:color w:val="808080"/>
    </w:rPr>
  </w:style>
  <w:style w:type="paragraph" w:customStyle="1" w:styleId="Default">
    <w:name w:val="Default"/>
    <w:rsid w:val="00C4625B"/>
    <w:pPr>
      <w:autoSpaceDE w:val="0"/>
      <w:autoSpaceDN w:val="0"/>
      <w:adjustRightInd w:val="0"/>
      <w:spacing w:after="0" w:line="240" w:lineRule="auto"/>
    </w:pPr>
    <w:rPr>
      <w:rFonts w:ascii="Courier New" w:hAnsi="Courier New" w:cs="Courier New"/>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4915"/>
    <w:rPr>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21A5"/>
    <w:pPr>
      <w:ind w:left="720"/>
      <w:contextualSpacing/>
    </w:pPr>
  </w:style>
  <w:style w:type="paragraph" w:styleId="BalloonText">
    <w:name w:val="Balloon Text"/>
    <w:basedOn w:val="Normal"/>
    <w:link w:val="BalloonTextChar"/>
    <w:uiPriority w:val="99"/>
    <w:semiHidden/>
    <w:unhideWhenUsed/>
    <w:rsid w:val="002C06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06DC"/>
    <w:rPr>
      <w:rFonts w:ascii="Tahoma" w:hAnsi="Tahoma" w:cs="Tahoma"/>
      <w:sz w:val="16"/>
      <w:szCs w:val="16"/>
    </w:rPr>
  </w:style>
  <w:style w:type="paragraph" w:styleId="Header">
    <w:name w:val="header"/>
    <w:basedOn w:val="Normal"/>
    <w:link w:val="HeaderChar"/>
    <w:unhideWhenUsed/>
    <w:rsid w:val="00EC2F3B"/>
    <w:pPr>
      <w:tabs>
        <w:tab w:val="center" w:pos="4680"/>
        <w:tab w:val="right" w:pos="9360"/>
      </w:tabs>
      <w:spacing w:after="0" w:line="240" w:lineRule="auto"/>
    </w:pPr>
  </w:style>
  <w:style w:type="character" w:customStyle="1" w:styleId="HeaderChar">
    <w:name w:val="Header Char"/>
    <w:basedOn w:val="DefaultParagraphFont"/>
    <w:link w:val="Header"/>
    <w:rsid w:val="00EC2F3B"/>
  </w:style>
  <w:style w:type="paragraph" w:styleId="Footer">
    <w:name w:val="footer"/>
    <w:basedOn w:val="Normal"/>
    <w:link w:val="FooterChar"/>
    <w:uiPriority w:val="99"/>
    <w:unhideWhenUsed/>
    <w:rsid w:val="00EC2F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2F3B"/>
  </w:style>
  <w:style w:type="character" w:styleId="PlaceholderText">
    <w:name w:val="Placeholder Text"/>
    <w:basedOn w:val="DefaultParagraphFont"/>
    <w:uiPriority w:val="99"/>
    <w:semiHidden/>
    <w:rsid w:val="00EC2F3B"/>
    <w:rPr>
      <w:color w:val="808080"/>
    </w:rPr>
  </w:style>
  <w:style w:type="paragraph" w:customStyle="1" w:styleId="Default">
    <w:name w:val="Default"/>
    <w:rsid w:val="00C4625B"/>
    <w:pPr>
      <w:autoSpaceDE w:val="0"/>
      <w:autoSpaceDN w:val="0"/>
      <w:adjustRightInd w:val="0"/>
      <w:spacing w:after="0" w:line="240" w:lineRule="auto"/>
    </w:pPr>
    <w:rPr>
      <w:rFonts w:ascii="Courier New" w:hAnsi="Courier New" w:cs="Courier New"/>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7273646">
      <w:bodyDiv w:val="1"/>
      <w:marLeft w:val="0"/>
      <w:marRight w:val="0"/>
      <w:marTop w:val="0"/>
      <w:marBottom w:val="0"/>
      <w:divBdr>
        <w:top w:val="none" w:sz="0" w:space="0" w:color="auto"/>
        <w:left w:val="none" w:sz="0" w:space="0" w:color="auto"/>
        <w:bottom w:val="none" w:sz="0" w:space="0" w:color="auto"/>
        <w:right w:val="none" w:sz="0" w:space="0" w:color="auto"/>
      </w:divBdr>
      <w:divsChild>
        <w:div w:id="1880046637">
          <w:marLeft w:val="0"/>
          <w:marRight w:val="0"/>
          <w:marTop w:val="0"/>
          <w:marBottom w:val="0"/>
          <w:divBdr>
            <w:top w:val="none" w:sz="0" w:space="0" w:color="auto"/>
            <w:left w:val="none" w:sz="0" w:space="0" w:color="auto"/>
            <w:bottom w:val="none" w:sz="0" w:space="0" w:color="auto"/>
            <w:right w:val="none" w:sz="0" w:space="0" w:color="auto"/>
          </w:divBdr>
          <w:divsChild>
            <w:div w:id="1460874817">
              <w:marLeft w:val="0"/>
              <w:marRight w:val="0"/>
              <w:marTop w:val="0"/>
              <w:marBottom w:val="0"/>
              <w:divBdr>
                <w:top w:val="none" w:sz="0" w:space="0" w:color="auto"/>
                <w:left w:val="none" w:sz="0" w:space="0" w:color="auto"/>
                <w:bottom w:val="none" w:sz="0" w:space="0" w:color="auto"/>
                <w:right w:val="none" w:sz="0" w:space="0" w:color="auto"/>
              </w:divBdr>
            </w:div>
            <w:div w:id="398789639">
              <w:marLeft w:val="0"/>
              <w:marRight w:val="0"/>
              <w:marTop w:val="0"/>
              <w:marBottom w:val="0"/>
              <w:divBdr>
                <w:top w:val="none" w:sz="0" w:space="0" w:color="auto"/>
                <w:left w:val="none" w:sz="0" w:space="0" w:color="auto"/>
                <w:bottom w:val="none" w:sz="0" w:space="0" w:color="auto"/>
                <w:right w:val="none" w:sz="0" w:space="0" w:color="auto"/>
              </w:divBdr>
            </w:div>
            <w:div w:id="1776245396">
              <w:marLeft w:val="0"/>
              <w:marRight w:val="0"/>
              <w:marTop w:val="0"/>
              <w:marBottom w:val="0"/>
              <w:divBdr>
                <w:top w:val="none" w:sz="0" w:space="0" w:color="auto"/>
                <w:left w:val="none" w:sz="0" w:space="0" w:color="auto"/>
                <w:bottom w:val="none" w:sz="0" w:space="0" w:color="auto"/>
                <w:right w:val="none" w:sz="0" w:space="0" w:color="auto"/>
              </w:divBdr>
            </w:div>
            <w:div w:id="334037961">
              <w:marLeft w:val="0"/>
              <w:marRight w:val="0"/>
              <w:marTop w:val="0"/>
              <w:marBottom w:val="0"/>
              <w:divBdr>
                <w:top w:val="none" w:sz="0" w:space="0" w:color="auto"/>
                <w:left w:val="none" w:sz="0" w:space="0" w:color="auto"/>
                <w:bottom w:val="none" w:sz="0" w:space="0" w:color="auto"/>
                <w:right w:val="none" w:sz="0" w:space="0" w:color="auto"/>
              </w:divBdr>
            </w:div>
            <w:div w:id="735976836">
              <w:marLeft w:val="0"/>
              <w:marRight w:val="0"/>
              <w:marTop w:val="0"/>
              <w:marBottom w:val="0"/>
              <w:divBdr>
                <w:top w:val="none" w:sz="0" w:space="0" w:color="auto"/>
                <w:left w:val="none" w:sz="0" w:space="0" w:color="auto"/>
                <w:bottom w:val="none" w:sz="0" w:space="0" w:color="auto"/>
                <w:right w:val="none" w:sz="0" w:space="0" w:color="auto"/>
              </w:divBdr>
            </w:div>
            <w:div w:id="1558280680">
              <w:marLeft w:val="0"/>
              <w:marRight w:val="0"/>
              <w:marTop w:val="0"/>
              <w:marBottom w:val="0"/>
              <w:divBdr>
                <w:top w:val="none" w:sz="0" w:space="0" w:color="auto"/>
                <w:left w:val="none" w:sz="0" w:space="0" w:color="auto"/>
                <w:bottom w:val="none" w:sz="0" w:space="0" w:color="auto"/>
                <w:right w:val="none" w:sz="0" w:space="0" w:color="auto"/>
              </w:divBdr>
            </w:div>
            <w:div w:id="1901940779">
              <w:marLeft w:val="0"/>
              <w:marRight w:val="0"/>
              <w:marTop w:val="0"/>
              <w:marBottom w:val="0"/>
              <w:divBdr>
                <w:top w:val="none" w:sz="0" w:space="0" w:color="auto"/>
                <w:left w:val="none" w:sz="0" w:space="0" w:color="auto"/>
                <w:bottom w:val="none" w:sz="0" w:space="0" w:color="auto"/>
                <w:right w:val="none" w:sz="0" w:space="0" w:color="auto"/>
              </w:divBdr>
            </w:div>
            <w:div w:id="469135445">
              <w:marLeft w:val="0"/>
              <w:marRight w:val="0"/>
              <w:marTop w:val="0"/>
              <w:marBottom w:val="0"/>
              <w:divBdr>
                <w:top w:val="none" w:sz="0" w:space="0" w:color="auto"/>
                <w:left w:val="none" w:sz="0" w:space="0" w:color="auto"/>
                <w:bottom w:val="none" w:sz="0" w:space="0" w:color="auto"/>
                <w:right w:val="none" w:sz="0" w:space="0" w:color="auto"/>
              </w:divBdr>
            </w:div>
            <w:div w:id="392510935">
              <w:marLeft w:val="0"/>
              <w:marRight w:val="0"/>
              <w:marTop w:val="0"/>
              <w:marBottom w:val="0"/>
              <w:divBdr>
                <w:top w:val="none" w:sz="0" w:space="0" w:color="auto"/>
                <w:left w:val="none" w:sz="0" w:space="0" w:color="auto"/>
                <w:bottom w:val="none" w:sz="0" w:space="0" w:color="auto"/>
                <w:right w:val="none" w:sz="0" w:space="0" w:color="auto"/>
              </w:divBdr>
            </w:div>
            <w:div w:id="2069185833">
              <w:marLeft w:val="0"/>
              <w:marRight w:val="0"/>
              <w:marTop w:val="0"/>
              <w:marBottom w:val="0"/>
              <w:divBdr>
                <w:top w:val="none" w:sz="0" w:space="0" w:color="auto"/>
                <w:left w:val="none" w:sz="0" w:space="0" w:color="auto"/>
                <w:bottom w:val="none" w:sz="0" w:space="0" w:color="auto"/>
                <w:right w:val="none" w:sz="0" w:space="0" w:color="auto"/>
              </w:divBdr>
            </w:div>
            <w:div w:id="1598059555">
              <w:marLeft w:val="0"/>
              <w:marRight w:val="0"/>
              <w:marTop w:val="0"/>
              <w:marBottom w:val="0"/>
              <w:divBdr>
                <w:top w:val="none" w:sz="0" w:space="0" w:color="auto"/>
                <w:left w:val="none" w:sz="0" w:space="0" w:color="auto"/>
                <w:bottom w:val="none" w:sz="0" w:space="0" w:color="auto"/>
                <w:right w:val="none" w:sz="0" w:space="0" w:color="auto"/>
              </w:divBdr>
            </w:div>
            <w:div w:id="85422954">
              <w:marLeft w:val="0"/>
              <w:marRight w:val="0"/>
              <w:marTop w:val="0"/>
              <w:marBottom w:val="0"/>
              <w:divBdr>
                <w:top w:val="none" w:sz="0" w:space="0" w:color="auto"/>
                <w:left w:val="none" w:sz="0" w:space="0" w:color="auto"/>
                <w:bottom w:val="none" w:sz="0" w:space="0" w:color="auto"/>
                <w:right w:val="none" w:sz="0" w:space="0" w:color="auto"/>
              </w:divBdr>
            </w:div>
            <w:div w:id="1263954330">
              <w:marLeft w:val="0"/>
              <w:marRight w:val="0"/>
              <w:marTop w:val="0"/>
              <w:marBottom w:val="0"/>
              <w:divBdr>
                <w:top w:val="none" w:sz="0" w:space="0" w:color="auto"/>
                <w:left w:val="none" w:sz="0" w:space="0" w:color="auto"/>
                <w:bottom w:val="none" w:sz="0" w:space="0" w:color="auto"/>
                <w:right w:val="none" w:sz="0" w:space="0" w:color="auto"/>
              </w:divBdr>
            </w:div>
            <w:div w:id="1340037385">
              <w:marLeft w:val="0"/>
              <w:marRight w:val="0"/>
              <w:marTop w:val="0"/>
              <w:marBottom w:val="0"/>
              <w:divBdr>
                <w:top w:val="none" w:sz="0" w:space="0" w:color="auto"/>
                <w:left w:val="none" w:sz="0" w:space="0" w:color="auto"/>
                <w:bottom w:val="none" w:sz="0" w:space="0" w:color="auto"/>
                <w:right w:val="none" w:sz="0" w:space="0" w:color="auto"/>
              </w:divBdr>
            </w:div>
            <w:div w:id="1519929004">
              <w:marLeft w:val="0"/>
              <w:marRight w:val="0"/>
              <w:marTop w:val="0"/>
              <w:marBottom w:val="0"/>
              <w:divBdr>
                <w:top w:val="none" w:sz="0" w:space="0" w:color="auto"/>
                <w:left w:val="none" w:sz="0" w:space="0" w:color="auto"/>
                <w:bottom w:val="none" w:sz="0" w:space="0" w:color="auto"/>
                <w:right w:val="none" w:sz="0" w:space="0" w:color="auto"/>
              </w:divBdr>
            </w:div>
            <w:div w:id="1571766887">
              <w:marLeft w:val="0"/>
              <w:marRight w:val="0"/>
              <w:marTop w:val="0"/>
              <w:marBottom w:val="0"/>
              <w:divBdr>
                <w:top w:val="none" w:sz="0" w:space="0" w:color="auto"/>
                <w:left w:val="none" w:sz="0" w:space="0" w:color="auto"/>
                <w:bottom w:val="none" w:sz="0" w:space="0" w:color="auto"/>
                <w:right w:val="none" w:sz="0" w:space="0" w:color="auto"/>
              </w:divBdr>
            </w:div>
            <w:div w:id="1918784026">
              <w:marLeft w:val="0"/>
              <w:marRight w:val="0"/>
              <w:marTop w:val="0"/>
              <w:marBottom w:val="0"/>
              <w:divBdr>
                <w:top w:val="none" w:sz="0" w:space="0" w:color="auto"/>
                <w:left w:val="none" w:sz="0" w:space="0" w:color="auto"/>
                <w:bottom w:val="none" w:sz="0" w:space="0" w:color="auto"/>
                <w:right w:val="none" w:sz="0" w:space="0" w:color="auto"/>
              </w:divBdr>
            </w:div>
            <w:div w:id="1430006375">
              <w:marLeft w:val="0"/>
              <w:marRight w:val="0"/>
              <w:marTop w:val="0"/>
              <w:marBottom w:val="0"/>
              <w:divBdr>
                <w:top w:val="none" w:sz="0" w:space="0" w:color="auto"/>
                <w:left w:val="none" w:sz="0" w:space="0" w:color="auto"/>
                <w:bottom w:val="none" w:sz="0" w:space="0" w:color="auto"/>
                <w:right w:val="none" w:sz="0" w:space="0" w:color="auto"/>
              </w:divBdr>
            </w:div>
            <w:div w:id="1390497719">
              <w:marLeft w:val="0"/>
              <w:marRight w:val="0"/>
              <w:marTop w:val="0"/>
              <w:marBottom w:val="0"/>
              <w:divBdr>
                <w:top w:val="none" w:sz="0" w:space="0" w:color="auto"/>
                <w:left w:val="none" w:sz="0" w:space="0" w:color="auto"/>
                <w:bottom w:val="none" w:sz="0" w:space="0" w:color="auto"/>
                <w:right w:val="none" w:sz="0" w:space="0" w:color="auto"/>
              </w:divBdr>
            </w:div>
            <w:div w:id="1119227330">
              <w:marLeft w:val="0"/>
              <w:marRight w:val="0"/>
              <w:marTop w:val="0"/>
              <w:marBottom w:val="0"/>
              <w:divBdr>
                <w:top w:val="none" w:sz="0" w:space="0" w:color="auto"/>
                <w:left w:val="none" w:sz="0" w:space="0" w:color="auto"/>
                <w:bottom w:val="none" w:sz="0" w:space="0" w:color="auto"/>
                <w:right w:val="none" w:sz="0" w:space="0" w:color="auto"/>
              </w:divBdr>
            </w:div>
            <w:div w:id="1786078873">
              <w:marLeft w:val="0"/>
              <w:marRight w:val="0"/>
              <w:marTop w:val="0"/>
              <w:marBottom w:val="0"/>
              <w:divBdr>
                <w:top w:val="none" w:sz="0" w:space="0" w:color="auto"/>
                <w:left w:val="none" w:sz="0" w:space="0" w:color="auto"/>
                <w:bottom w:val="none" w:sz="0" w:space="0" w:color="auto"/>
                <w:right w:val="none" w:sz="0" w:space="0" w:color="auto"/>
              </w:divBdr>
            </w:div>
            <w:div w:id="434592051">
              <w:marLeft w:val="0"/>
              <w:marRight w:val="0"/>
              <w:marTop w:val="0"/>
              <w:marBottom w:val="0"/>
              <w:divBdr>
                <w:top w:val="none" w:sz="0" w:space="0" w:color="auto"/>
                <w:left w:val="none" w:sz="0" w:space="0" w:color="auto"/>
                <w:bottom w:val="none" w:sz="0" w:space="0" w:color="auto"/>
                <w:right w:val="none" w:sz="0" w:space="0" w:color="auto"/>
              </w:divBdr>
            </w:div>
            <w:div w:id="312758068">
              <w:marLeft w:val="0"/>
              <w:marRight w:val="0"/>
              <w:marTop w:val="0"/>
              <w:marBottom w:val="0"/>
              <w:divBdr>
                <w:top w:val="none" w:sz="0" w:space="0" w:color="auto"/>
                <w:left w:val="none" w:sz="0" w:space="0" w:color="auto"/>
                <w:bottom w:val="none" w:sz="0" w:space="0" w:color="auto"/>
                <w:right w:val="none" w:sz="0" w:space="0" w:color="auto"/>
              </w:divBdr>
            </w:div>
            <w:div w:id="38037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758878">
      <w:bodyDiv w:val="1"/>
      <w:marLeft w:val="0"/>
      <w:marRight w:val="0"/>
      <w:marTop w:val="0"/>
      <w:marBottom w:val="0"/>
      <w:divBdr>
        <w:top w:val="none" w:sz="0" w:space="0" w:color="auto"/>
        <w:left w:val="none" w:sz="0" w:space="0" w:color="auto"/>
        <w:bottom w:val="none" w:sz="0" w:space="0" w:color="auto"/>
        <w:right w:val="none" w:sz="0" w:space="0" w:color="auto"/>
      </w:divBdr>
      <w:divsChild>
        <w:div w:id="985889265">
          <w:marLeft w:val="0"/>
          <w:marRight w:val="0"/>
          <w:marTop w:val="0"/>
          <w:marBottom w:val="0"/>
          <w:divBdr>
            <w:top w:val="none" w:sz="0" w:space="0" w:color="auto"/>
            <w:left w:val="none" w:sz="0" w:space="0" w:color="auto"/>
            <w:bottom w:val="none" w:sz="0" w:space="0" w:color="auto"/>
            <w:right w:val="none" w:sz="0" w:space="0" w:color="auto"/>
          </w:divBdr>
          <w:divsChild>
            <w:div w:id="202435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716994">
      <w:bodyDiv w:val="1"/>
      <w:marLeft w:val="0"/>
      <w:marRight w:val="0"/>
      <w:marTop w:val="0"/>
      <w:marBottom w:val="0"/>
      <w:divBdr>
        <w:top w:val="none" w:sz="0" w:space="0" w:color="auto"/>
        <w:left w:val="none" w:sz="0" w:space="0" w:color="auto"/>
        <w:bottom w:val="none" w:sz="0" w:space="0" w:color="auto"/>
        <w:right w:val="none" w:sz="0" w:space="0" w:color="auto"/>
      </w:divBdr>
      <w:divsChild>
        <w:div w:id="1635403062">
          <w:marLeft w:val="0"/>
          <w:marRight w:val="0"/>
          <w:marTop w:val="0"/>
          <w:marBottom w:val="0"/>
          <w:divBdr>
            <w:top w:val="none" w:sz="0" w:space="0" w:color="auto"/>
            <w:left w:val="none" w:sz="0" w:space="0" w:color="auto"/>
            <w:bottom w:val="none" w:sz="0" w:space="0" w:color="auto"/>
            <w:right w:val="none" w:sz="0" w:space="0" w:color="auto"/>
          </w:divBdr>
          <w:divsChild>
            <w:div w:id="8533475">
              <w:marLeft w:val="0"/>
              <w:marRight w:val="0"/>
              <w:marTop w:val="0"/>
              <w:marBottom w:val="0"/>
              <w:divBdr>
                <w:top w:val="none" w:sz="0" w:space="0" w:color="auto"/>
                <w:left w:val="none" w:sz="0" w:space="0" w:color="auto"/>
                <w:bottom w:val="none" w:sz="0" w:space="0" w:color="auto"/>
                <w:right w:val="none" w:sz="0" w:space="0" w:color="auto"/>
              </w:divBdr>
            </w:div>
            <w:div w:id="250359924">
              <w:marLeft w:val="0"/>
              <w:marRight w:val="0"/>
              <w:marTop w:val="0"/>
              <w:marBottom w:val="0"/>
              <w:divBdr>
                <w:top w:val="none" w:sz="0" w:space="0" w:color="auto"/>
                <w:left w:val="none" w:sz="0" w:space="0" w:color="auto"/>
                <w:bottom w:val="none" w:sz="0" w:space="0" w:color="auto"/>
                <w:right w:val="none" w:sz="0" w:space="0" w:color="auto"/>
              </w:divBdr>
            </w:div>
            <w:div w:id="262765897">
              <w:marLeft w:val="0"/>
              <w:marRight w:val="0"/>
              <w:marTop w:val="0"/>
              <w:marBottom w:val="0"/>
              <w:divBdr>
                <w:top w:val="none" w:sz="0" w:space="0" w:color="auto"/>
                <w:left w:val="none" w:sz="0" w:space="0" w:color="auto"/>
                <w:bottom w:val="none" w:sz="0" w:space="0" w:color="auto"/>
                <w:right w:val="none" w:sz="0" w:space="0" w:color="auto"/>
              </w:divBdr>
            </w:div>
            <w:div w:id="281886635">
              <w:marLeft w:val="0"/>
              <w:marRight w:val="0"/>
              <w:marTop w:val="0"/>
              <w:marBottom w:val="0"/>
              <w:divBdr>
                <w:top w:val="none" w:sz="0" w:space="0" w:color="auto"/>
                <w:left w:val="none" w:sz="0" w:space="0" w:color="auto"/>
                <w:bottom w:val="none" w:sz="0" w:space="0" w:color="auto"/>
                <w:right w:val="none" w:sz="0" w:space="0" w:color="auto"/>
              </w:divBdr>
            </w:div>
            <w:div w:id="541138417">
              <w:marLeft w:val="0"/>
              <w:marRight w:val="0"/>
              <w:marTop w:val="0"/>
              <w:marBottom w:val="0"/>
              <w:divBdr>
                <w:top w:val="none" w:sz="0" w:space="0" w:color="auto"/>
                <w:left w:val="none" w:sz="0" w:space="0" w:color="auto"/>
                <w:bottom w:val="none" w:sz="0" w:space="0" w:color="auto"/>
                <w:right w:val="none" w:sz="0" w:space="0" w:color="auto"/>
              </w:divBdr>
            </w:div>
            <w:div w:id="605113252">
              <w:marLeft w:val="0"/>
              <w:marRight w:val="0"/>
              <w:marTop w:val="0"/>
              <w:marBottom w:val="0"/>
              <w:divBdr>
                <w:top w:val="none" w:sz="0" w:space="0" w:color="auto"/>
                <w:left w:val="none" w:sz="0" w:space="0" w:color="auto"/>
                <w:bottom w:val="none" w:sz="0" w:space="0" w:color="auto"/>
                <w:right w:val="none" w:sz="0" w:space="0" w:color="auto"/>
              </w:divBdr>
            </w:div>
            <w:div w:id="621423686">
              <w:marLeft w:val="0"/>
              <w:marRight w:val="0"/>
              <w:marTop w:val="0"/>
              <w:marBottom w:val="0"/>
              <w:divBdr>
                <w:top w:val="none" w:sz="0" w:space="0" w:color="auto"/>
                <w:left w:val="none" w:sz="0" w:space="0" w:color="auto"/>
                <w:bottom w:val="none" w:sz="0" w:space="0" w:color="auto"/>
                <w:right w:val="none" w:sz="0" w:space="0" w:color="auto"/>
              </w:divBdr>
            </w:div>
            <w:div w:id="686713037">
              <w:marLeft w:val="0"/>
              <w:marRight w:val="0"/>
              <w:marTop w:val="0"/>
              <w:marBottom w:val="0"/>
              <w:divBdr>
                <w:top w:val="none" w:sz="0" w:space="0" w:color="auto"/>
                <w:left w:val="none" w:sz="0" w:space="0" w:color="auto"/>
                <w:bottom w:val="none" w:sz="0" w:space="0" w:color="auto"/>
                <w:right w:val="none" w:sz="0" w:space="0" w:color="auto"/>
              </w:divBdr>
            </w:div>
            <w:div w:id="776557530">
              <w:marLeft w:val="0"/>
              <w:marRight w:val="0"/>
              <w:marTop w:val="0"/>
              <w:marBottom w:val="0"/>
              <w:divBdr>
                <w:top w:val="none" w:sz="0" w:space="0" w:color="auto"/>
                <w:left w:val="none" w:sz="0" w:space="0" w:color="auto"/>
                <w:bottom w:val="none" w:sz="0" w:space="0" w:color="auto"/>
                <w:right w:val="none" w:sz="0" w:space="0" w:color="auto"/>
              </w:divBdr>
            </w:div>
            <w:div w:id="881599076">
              <w:marLeft w:val="0"/>
              <w:marRight w:val="0"/>
              <w:marTop w:val="0"/>
              <w:marBottom w:val="0"/>
              <w:divBdr>
                <w:top w:val="none" w:sz="0" w:space="0" w:color="auto"/>
                <w:left w:val="none" w:sz="0" w:space="0" w:color="auto"/>
                <w:bottom w:val="none" w:sz="0" w:space="0" w:color="auto"/>
                <w:right w:val="none" w:sz="0" w:space="0" w:color="auto"/>
              </w:divBdr>
            </w:div>
            <w:div w:id="886334730">
              <w:marLeft w:val="0"/>
              <w:marRight w:val="0"/>
              <w:marTop w:val="0"/>
              <w:marBottom w:val="0"/>
              <w:divBdr>
                <w:top w:val="none" w:sz="0" w:space="0" w:color="auto"/>
                <w:left w:val="none" w:sz="0" w:space="0" w:color="auto"/>
                <w:bottom w:val="none" w:sz="0" w:space="0" w:color="auto"/>
                <w:right w:val="none" w:sz="0" w:space="0" w:color="auto"/>
              </w:divBdr>
            </w:div>
            <w:div w:id="926764730">
              <w:marLeft w:val="0"/>
              <w:marRight w:val="0"/>
              <w:marTop w:val="0"/>
              <w:marBottom w:val="0"/>
              <w:divBdr>
                <w:top w:val="none" w:sz="0" w:space="0" w:color="auto"/>
                <w:left w:val="none" w:sz="0" w:space="0" w:color="auto"/>
                <w:bottom w:val="none" w:sz="0" w:space="0" w:color="auto"/>
                <w:right w:val="none" w:sz="0" w:space="0" w:color="auto"/>
              </w:divBdr>
            </w:div>
            <w:div w:id="977304420">
              <w:marLeft w:val="0"/>
              <w:marRight w:val="0"/>
              <w:marTop w:val="0"/>
              <w:marBottom w:val="0"/>
              <w:divBdr>
                <w:top w:val="none" w:sz="0" w:space="0" w:color="auto"/>
                <w:left w:val="none" w:sz="0" w:space="0" w:color="auto"/>
                <w:bottom w:val="none" w:sz="0" w:space="0" w:color="auto"/>
                <w:right w:val="none" w:sz="0" w:space="0" w:color="auto"/>
              </w:divBdr>
            </w:div>
            <w:div w:id="1068571914">
              <w:marLeft w:val="0"/>
              <w:marRight w:val="0"/>
              <w:marTop w:val="0"/>
              <w:marBottom w:val="0"/>
              <w:divBdr>
                <w:top w:val="none" w:sz="0" w:space="0" w:color="auto"/>
                <w:left w:val="none" w:sz="0" w:space="0" w:color="auto"/>
                <w:bottom w:val="none" w:sz="0" w:space="0" w:color="auto"/>
                <w:right w:val="none" w:sz="0" w:space="0" w:color="auto"/>
              </w:divBdr>
            </w:div>
            <w:div w:id="1157112513">
              <w:marLeft w:val="0"/>
              <w:marRight w:val="0"/>
              <w:marTop w:val="0"/>
              <w:marBottom w:val="0"/>
              <w:divBdr>
                <w:top w:val="none" w:sz="0" w:space="0" w:color="auto"/>
                <w:left w:val="none" w:sz="0" w:space="0" w:color="auto"/>
                <w:bottom w:val="none" w:sz="0" w:space="0" w:color="auto"/>
                <w:right w:val="none" w:sz="0" w:space="0" w:color="auto"/>
              </w:divBdr>
            </w:div>
            <w:div w:id="1234239741">
              <w:marLeft w:val="0"/>
              <w:marRight w:val="0"/>
              <w:marTop w:val="0"/>
              <w:marBottom w:val="0"/>
              <w:divBdr>
                <w:top w:val="none" w:sz="0" w:space="0" w:color="auto"/>
                <w:left w:val="none" w:sz="0" w:space="0" w:color="auto"/>
                <w:bottom w:val="none" w:sz="0" w:space="0" w:color="auto"/>
                <w:right w:val="none" w:sz="0" w:space="0" w:color="auto"/>
              </w:divBdr>
            </w:div>
            <w:div w:id="1271234048">
              <w:marLeft w:val="0"/>
              <w:marRight w:val="0"/>
              <w:marTop w:val="0"/>
              <w:marBottom w:val="0"/>
              <w:divBdr>
                <w:top w:val="none" w:sz="0" w:space="0" w:color="auto"/>
                <w:left w:val="none" w:sz="0" w:space="0" w:color="auto"/>
                <w:bottom w:val="none" w:sz="0" w:space="0" w:color="auto"/>
                <w:right w:val="none" w:sz="0" w:space="0" w:color="auto"/>
              </w:divBdr>
            </w:div>
            <w:div w:id="1278683913">
              <w:marLeft w:val="0"/>
              <w:marRight w:val="0"/>
              <w:marTop w:val="0"/>
              <w:marBottom w:val="0"/>
              <w:divBdr>
                <w:top w:val="none" w:sz="0" w:space="0" w:color="auto"/>
                <w:left w:val="none" w:sz="0" w:space="0" w:color="auto"/>
                <w:bottom w:val="none" w:sz="0" w:space="0" w:color="auto"/>
                <w:right w:val="none" w:sz="0" w:space="0" w:color="auto"/>
              </w:divBdr>
            </w:div>
            <w:div w:id="1290086194">
              <w:marLeft w:val="0"/>
              <w:marRight w:val="0"/>
              <w:marTop w:val="0"/>
              <w:marBottom w:val="0"/>
              <w:divBdr>
                <w:top w:val="none" w:sz="0" w:space="0" w:color="auto"/>
                <w:left w:val="none" w:sz="0" w:space="0" w:color="auto"/>
                <w:bottom w:val="none" w:sz="0" w:space="0" w:color="auto"/>
                <w:right w:val="none" w:sz="0" w:space="0" w:color="auto"/>
              </w:divBdr>
            </w:div>
            <w:div w:id="1480418841">
              <w:marLeft w:val="0"/>
              <w:marRight w:val="0"/>
              <w:marTop w:val="0"/>
              <w:marBottom w:val="0"/>
              <w:divBdr>
                <w:top w:val="none" w:sz="0" w:space="0" w:color="auto"/>
                <w:left w:val="none" w:sz="0" w:space="0" w:color="auto"/>
                <w:bottom w:val="none" w:sz="0" w:space="0" w:color="auto"/>
                <w:right w:val="none" w:sz="0" w:space="0" w:color="auto"/>
              </w:divBdr>
            </w:div>
            <w:div w:id="1559703027">
              <w:marLeft w:val="0"/>
              <w:marRight w:val="0"/>
              <w:marTop w:val="0"/>
              <w:marBottom w:val="0"/>
              <w:divBdr>
                <w:top w:val="none" w:sz="0" w:space="0" w:color="auto"/>
                <w:left w:val="none" w:sz="0" w:space="0" w:color="auto"/>
                <w:bottom w:val="none" w:sz="0" w:space="0" w:color="auto"/>
                <w:right w:val="none" w:sz="0" w:space="0" w:color="auto"/>
              </w:divBdr>
            </w:div>
            <w:div w:id="1720743192">
              <w:marLeft w:val="0"/>
              <w:marRight w:val="0"/>
              <w:marTop w:val="0"/>
              <w:marBottom w:val="0"/>
              <w:divBdr>
                <w:top w:val="none" w:sz="0" w:space="0" w:color="auto"/>
                <w:left w:val="none" w:sz="0" w:space="0" w:color="auto"/>
                <w:bottom w:val="none" w:sz="0" w:space="0" w:color="auto"/>
                <w:right w:val="none" w:sz="0" w:space="0" w:color="auto"/>
              </w:divBdr>
            </w:div>
            <w:div w:id="1757095367">
              <w:marLeft w:val="0"/>
              <w:marRight w:val="0"/>
              <w:marTop w:val="0"/>
              <w:marBottom w:val="0"/>
              <w:divBdr>
                <w:top w:val="none" w:sz="0" w:space="0" w:color="auto"/>
                <w:left w:val="none" w:sz="0" w:space="0" w:color="auto"/>
                <w:bottom w:val="none" w:sz="0" w:space="0" w:color="auto"/>
                <w:right w:val="none" w:sz="0" w:space="0" w:color="auto"/>
              </w:divBdr>
            </w:div>
            <w:div w:id="1824663710">
              <w:marLeft w:val="0"/>
              <w:marRight w:val="0"/>
              <w:marTop w:val="0"/>
              <w:marBottom w:val="0"/>
              <w:divBdr>
                <w:top w:val="none" w:sz="0" w:space="0" w:color="auto"/>
                <w:left w:val="none" w:sz="0" w:space="0" w:color="auto"/>
                <w:bottom w:val="none" w:sz="0" w:space="0" w:color="auto"/>
                <w:right w:val="none" w:sz="0" w:space="0" w:color="auto"/>
              </w:divBdr>
            </w:div>
            <w:div w:id="1831166814">
              <w:marLeft w:val="0"/>
              <w:marRight w:val="0"/>
              <w:marTop w:val="0"/>
              <w:marBottom w:val="0"/>
              <w:divBdr>
                <w:top w:val="none" w:sz="0" w:space="0" w:color="auto"/>
                <w:left w:val="none" w:sz="0" w:space="0" w:color="auto"/>
                <w:bottom w:val="none" w:sz="0" w:space="0" w:color="auto"/>
                <w:right w:val="none" w:sz="0" w:space="0" w:color="auto"/>
              </w:divBdr>
            </w:div>
            <w:div w:id="1890993738">
              <w:marLeft w:val="0"/>
              <w:marRight w:val="0"/>
              <w:marTop w:val="0"/>
              <w:marBottom w:val="0"/>
              <w:divBdr>
                <w:top w:val="none" w:sz="0" w:space="0" w:color="auto"/>
                <w:left w:val="none" w:sz="0" w:space="0" w:color="auto"/>
                <w:bottom w:val="none" w:sz="0" w:space="0" w:color="auto"/>
                <w:right w:val="none" w:sz="0" w:space="0" w:color="auto"/>
              </w:divBdr>
            </w:div>
            <w:div w:id="2046370793">
              <w:marLeft w:val="0"/>
              <w:marRight w:val="0"/>
              <w:marTop w:val="0"/>
              <w:marBottom w:val="0"/>
              <w:divBdr>
                <w:top w:val="none" w:sz="0" w:space="0" w:color="auto"/>
                <w:left w:val="none" w:sz="0" w:space="0" w:color="auto"/>
                <w:bottom w:val="none" w:sz="0" w:space="0" w:color="auto"/>
                <w:right w:val="none" w:sz="0" w:space="0" w:color="auto"/>
              </w:divBdr>
            </w:div>
            <w:div w:id="2063747025">
              <w:marLeft w:val="0"/>
              <w:marRight w:val="0"/>
              <w:marTop w:val="0"/>
              <w:marBottom w:val="0"/>
              <w:divBdr>
                <w:top w:val="none" w:sz="0" w:space="0" w:color="auto"/>
                <w:left w:val="none" w:sz="0" w:space="0" w:color="auto"/>
                <w:bottom w:val="none" w:sz="0" w:space="0" w:color="auto"/>
                <w:right w:val="none" w:sz="0" w:space="0" w:color="auto"/>
              </w:divBdr>
            </w:div>
            <w:div w:id="2070762577">
              <w:marLeft w:val="0"/>
              <w:marRight w:val="0"/>
              <w:marTop w:val="0"/>
              <w:marBottom w:val="0"/>
              <w:divBdr>
                <w:top w:val="none" w:sz="0" w:space="0" w:color="auto"/>
                <w:left w:val="none" w:sz="0" w:space="0" w:color="auto"/>
                <w:bottom w:val="none" w:sz="0" w:space="0" w:color="auto"/>
                <w:right w:val="none" w:sz="0" w:space="0" w:color="auto"/>
              </w:divBdr>
            </w:div>
            <w:div w:id="210915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355171">
      <w:bodyDiv w:val="1"/>
      <w:marLeft w:val="0"/>
      <w:marRight w:val="0"/>
      <w:marTop w:val="0"/>
      <w:marBottom w:val="0"/>
      <w:divBdr>
        <w:top w:val="none" w:sz="0" w:space="0" w:color="auto"/>
        <w:left w:val="none" w:sz="0" w:space="0" w:color="auto"/>
        <w:bottom w:val="none" w:sz="0" w:space="0" w:color="auto"/>
        <w:right w:val="none" w:sz="0" w:space="0" w:color="auto"/>
      </w:divBdr>
      <w:divsChild>
        <w:div w:id="939025963">
          <w:marLeft w:val="0"/>
          <w:marRight w:val="0"/>
          <w:marTop w:val="0"/>
          <w:marBottom w:val="0"/>
          <w:divBdr>
            <w:top w:val="none" w:sz="0" w:space="0" w:color="auto"/>
            <w:left w:val="none" w:sz="0" w:space="0" w:color="auto"/>
            <w:bottom w:val="none" w:sz="0" w:space="0" w:color="auto"/>
            <w:right w:val="none" w:sz="0" w:space="0" w:color="auto"/>
          </w:divBdr>
          <w:divsChild>
            <w:div w:id="38348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846917">
      <w:bodyDiv w:val="1"/>
      <w:marLeft w:val="0"/>
      <w:marRight w:val="0"/>
      <w:marTop w:val="0"/>
      <w:marBottom w:val="0"/>
      <w:divBdr>
        <w:top w:val="none" w:sz="0" w:space="0" w:color="auto"/>
        <w:left w:val="none" w:sz="0" w:space="0" w:color="auto"/>
        <w:bottom w:val="none" w:sz="0" w:space="0" w:color="auto"/>
        <w:right w:val="none" w:sz="0" w:space="0" w:color="auto"/>
      </w:divBdr>
      <w:divsChild>
        <w:div w:id="1021275212">
          <w:marLeft w:val="0"/>
          <w:marRight w:val="0"/>
          <w:marTop w:val="0"/>
          <w:marBottom w:val="0"/>
          <w:divBdr>
            <w:top w:val="none" w:sz="0" w:space="0" w:color="auto"/>
            <w:left w:val="none" w:sz="0" w:space="0" w:color="auto"/>
            <w:bottom w:val="none" w:sz="0" w:space="0" w:color="auto"/>
            <w:right w:val="none" w:sz="0" w:space="0" w:color="auto"/>
          </w:divBdr>
          <w:divsChild>
            <w:div w:id="1849909797">
              <w:marLeft w:val="0"/>
              <w:marRight w:val="0"/>
              <w:marTop w:val="0"/>
              <w:marBottom w:val="0"/>
              <w:divBdr>
                <w:top w:val="none" w:sz="0" w:space="0" w:color="auto"/>
                <w:left w:val="none" w:sz="0" w:space="0" w:color="auto"/>
                <w:bottom w:val="none" w:sz="0" w:space="0" w:color="auto"/>
                <w:right w:val="none" w:sz="0" w:space="0" w:color="auto"/>
              </w:divBdr>
            </w:div>
            <w:div w:id="1063793614">
              <w:marLeft w:val="0"/>
              <w:marRight w:val="0"/>
              <w:marTop w:val="0"/>
              <w:marBottom w:val="0"/>
              <w:divBdr>
                <w:top w:val="none" w:sz="0" w:space="0" w:color="auto"/>
                <w:left w:val="none" w:sz="0" w:space="0" w:color="auto"/>
                <w:bottom w:val="none" w:sz="0" w:space="0" w:color="auto"/>
                <w:right w:val="none" w:sz="0" w:space="0" w:color="auto"/>
              </w:divBdr>
            </w:div>
            <w:div w:id="176431882">
              <w:marLeft w:val="0"/>
              <w:marRight w:val="0"/>
              <w:marTop w:val="0"/>
              <w:marBottom w:val="0"/>
              <w:divBdr>
                <w:top w:val="none" w:sz="0" w:space="0" w:color="auto"/>
                <w:left w:val="none" w:sz="0" w:space="0" w:color="auto"/>
                <w:bottom w:val="none" w:sz="0" w:space="0" w:color="auto"/>
                <w:right w:val="none" w:sz="0" w:space="0" w:color="auto"/>
              </w:divBdr>
            </w:div>
            <w:div w:id="1166507614">
              <w:marLeft w:val="0"/>
              <w:marRight w:val="0"/>
              <w:marTop w:val="0"/>
              <w:marBottom w:val="0"/>
              <w:divBdr>
                <w:top w:val="none" w:sz="0" w:space="0" w:color="auto"/>
                <w:left w:val="none" w:sz="0" w:space="0" w:color="auto"/>
                <w:bottom w:val="none" w:sz="0" w:space="0" w:color="auto"/>
                <w:right w:val="none" w:sz="0" w:space="0" w:color="auto"/>
              </w:divBdr>
            </w:div>
            <w:div w:id="246961444">
              <w:marLeft w:val="0"/>
              <w:marRight w:val="0"/>
              <w:marTop w:val="0"/>
              <w:marBottom w:val="0"/>
              <w:divBdr>
                <w:top w:val="none" w:sz="0" w:space="0" w:color="auto"/>
                <w:left w:val="none" w:sz="0" w:space="0" w:color="auto"/>
                <w:bottom w:val="none" w:sz="0" w:space="0" w:color="auto"/>
                <w:right w:val="none" w:sz="0" w:space="0" w:color="auto"/>
              </w:divBdr>
            </w:div>
            <w:div w:id="1706366833">
              <w:marLeft w:val="0"/>
              <w:marRight w:val="0"/>
              <w:marTop w:val="0"/>
              <w:marBottom w:val="0"/>
              <w:divBdr>
                <w:top w:val="none" w:sz="0" w:space="0" w:color="auto"/>
                <w:left w:val="none" w:sz="0" w:space="0" w:color="auto"/>
                <w:bottom w:val="none" w:sz="0" w:space="0" w:color="auto"/>
                <w:right w:val="none" w:sz="0" w:space="0" w:color="auto"/>
              </w:divBdr>
            </w:div>
            <w:div w:id="1315259713">
              <w:marLeft w:val="0"/>
              <w:marRight w:val="0"/>
              <w:marTop w:val="0"/>
              <w:marBottom w:val="0"/>
              <w:divBdr>
                <w:top w:val="none" w:sz="0" w:space="0" w:color="auto"/>
                <w:left w:val="none" w:sz="0" w:space="0" w:color="auto"/>
                <w:bottom w:val="none" w:sz="0" w:space="0" w:color="auto"/>
                <w:right w:val="none" w:sz="0" w:space="0" w:color="auto"/>
              </w:divBdr>
            </w:div>
            <w:div w:id="1754083646">
              <w:marLeft w:val="0"/>
              <w:marRight w:val="0"/>
              <w:marTop w:val="0"/>
              <w:marBottom w:val="0"/>
              <w:divBdr>
                <w:top w:val="none" w:sz="0" w:space="0" w:color="auto"/>
                <w:left w:val="none" w:sz="0" w:space="0" w:color="auto"/>
                <w:bottom w:val="none" w:sz="0" w:space="0" w:color="auto"/>
                <w:right w:val="none" w:sz="0" w:space="0" w:color="auto"/>
              </w:divBdr>
            </w:div>
            <w:div w:id="606083960">
              <w:marLeft w:val="0"/>
              <w:marRight w:val="0"/>
              <w:marTop w:val="0"/>
              <w:marBottom w:val="0"/>
              <w:divBdr>
                <w:top w:val="none" w:sz="0" w:space="0" w:color="auto"/>
                <w:left w:val="none" w:sz="0" w:space="0" w:color="auto"/>
                <w:bottom w:val="none" w:sz="0" w:space="0" w:color="auto"/>
                <w:right w:val="none" w:sz="0" w:space="0" w:color="auto"/>
              </w:divBdr>
            </w:div>
            <w:div w:id="1363701972">
              <w:marLeft w:val="0"/>
              <w:marRight w:val="0"/>
              <w:marTop w:val="0"/>
              <w:marBottom w:val="0"/>
              <w:divBdr>
                <w:top w:val="none" w:sz="0" w:space="0" w:color="auto"/>
                <w:left w:val="none" w:sz="0" w:space="0" w:color="auto"/>
                <w:bottom w:val="none" w:sz="0" w:space="0" w:color="auto"/>
                <w:right w:val="none" w:sz="0" w:space="0" w:color="auto"/>
              </w:divBdr>
            </w:div>
            <w:div w:id="574434090">
              <w:marLeft w:val="0"/>
              <w:marRight w:val="0"/>
              <w:marTop w:val="0"/>
              <w:marBottom w:val="0"/>
              <w:divBdr>
                <w:top w:val="none" w:sz="0" w:space="0" w:color="auto"/>
                <w:left w:val="none" w:sz="0" w:space="0" w:color="auto"/>
                <w:bottom w:val="none" w:sz="0" w:space="0" w:color="auto"/>
                <w:right w:val="none" w:sz="0" w:space="0" w:color="auto"/>
              </w:divBdr>
            </w:div>
            <w:div w:id="2139912710">
              <w:marLeft w:val="0"/>
              <w:marRight w:val="0"/>
              <w:marTop w:val="0"/>
              <w:marBottom w:val="0"/>
              <w:divBdr>
                <w:top w:val="none" w:sz="0" w:space="0" w:color="auto"/>
                <w:left w:val="none" w:sz="0" w:space="0" w:color="auto"/>
                <w:bottom w:val="none" w:sz="0" w:space="0" w:color="auto"/>
                <w:right w:val="none" w:sz="0" w:space="0" w:color="auto"/>
              </w:divBdr>
            </w:div>
            <w:div w:id="1815560221">
              <w:marLeft w:val="0"/>
              <w:marRight w:val="0"/>
              <w:marTop w:val="0"/>
              <w:marBottom w:val="0"/>
              <w:divBdr>
                <w:top w:val="none" w:sz="0" w:space="0" w:color="auto"/>
                <w:left w:val="none" w:sz="0" w:space="0" w:color="auto"/>
                <w:bottom w:val="none" w:sz="0" w:space="0" w:color="auto"/>
                <w:right w:val="none" w:sz="0" w:space="0" w:color="auto"/>
              </w:divBdr>
            </w:div>
            <w:div w:id="838930218">
              <w:marLeft w:val="0"/>
              <w:marRight w:val="0"/>
              <w:marTop w:val="0"/>
              <w:marBottom w:val="0"/>
              <w:divBdr>
                <w:top w:val="none" w:sz="0" w:space="0" w:color="auto"/>
                <w:left w:val="none" w:sz="0" w:space="0" w:color="auto"/>
                <w:bottom w:val="none" w:sz="0" w:space="0" w:color="auto"/>
                <w:right w:val="none" w:sz="0" w:space="0" w:color="auto"/>
              </w:divBdr>
            </w:div>
            <w:div w:id="1358386999">
              <w:marLeft w:val="0"/>
              <w:marRight w:val="0"/>
              <w:marTop w:val="0"/>
              <w:marBottom w:val="0"/>
              <w:divBdr>
                <w:top w:val="none" w:sz="0" w:space="0" w:color="auto"/>
                <w:left w:val="none" w:sz="0" w:space="0" w:color="auto"/>
                <w:bottom w:val="none" w:sz="0" w:space="0" w:color="auto"/>
                <w:right w:val="none" w:sz="0" w:space="0" w:color="auto"/>
              </w:divBdr>
            </w:div>
            <w:div w:id="1959330204">
              <w:marLeft w:val="0"/>
              <w:marRight w:val="0"/>
              <w:marTop w:val="0"/>
              <w:marBottom w:val="0"/>
              <w:divBdr>
                <w:top w:val="none" w:sz="0" w:space="0" w:color="auto"/>
                <w:left w:val="none" w:sz="0" w:space="0" w:color="auto"/>
                <w:bottom w:val="none" w:sz="0" w:space="0" w:color="auto"/>
                <w:right w:val="none" w:sz="0" w:space="0" w:color="auto"/>
              </w:divBdr>
            </w:div>
            <w:div w:id="939486586">
              <w:marLeft w:val="0"/>
              <w:marRight w:val="0"/>
              <w:marTop w:val="0"/>
              <w:marBottom w:val="0"/>
              <w:divBdr>
                <w:top w:val="none" w:sz="0" w:space="0" w:color="auto"/>
                <w:left w:val="none" w:sz="0" w:space="0" w:color="auto"/>
                <w:bottom w:val="none" w:sz="0" w:space="0" w:color="auto"/>
                <w:right w:val="none" w:sz="0" w:space="0" w:color="auto"/>
              </w:divBdr>
            </w:div>
            <w:div w:id="277876106">
              <w:marLeft w:val="0"/>
              <w:marRight w:val="0"/>
              <w:marTop w:val="0"/>
              <w:marBottom w:val="0"/>
              <w:divBdr>
                <w:top w:val="none" w:sz="0" w:space="0" w:color="auto"/>
                <w:left w:val="none" w:sz="0" w:space="0" w:color="auto"/>
                <w:bottom w:val="none" w:sz="0" w:space="0" w:color="auto"/>
                <w:right w:val="none" w:sz="0" w:space="0" w:color="auto"/>
              </w:divBdr>
            </w:div>
            <w:div w:id="2139183549">
              <w:marLeft w:val="0"/>
              <w:marRight w:val="0"/>
              <w:marTop w:val="0"/>
              <w:marBottom w:val="0"/>
              <w:divBdr>
                <w:top w:val="none" w:sz="0" w:space="0" w:color="auto"/>
                <w:left w:val="none" w:sz="0" w:space="0" w:color="auto"/>
                <w:bottom w:val="none" w:sz="0" w:space="0" w:color="auto"/>
                <w:right w:val="none" w:sz="0" w:space="0" w:color="auto"/>
              </w:divBdr>
            </w:div>
            <w:div w:id="1012494912">
              <w:marLeft w:val="0"/>
              <w:marRight w:val="0"/>
              <w:marTop w:val="0"/>
              <w:marBottom w:val="0"/>
              <w:divBdr>
                <w:top w:val="none" w:sz="0" w:space="0" w:color="auto"/>
                <w:left w:val="none" w:sz="0" w:space="0" w:color="auto"/>
                <w:bottom w:val="none" w:sz="0" w:space="0" w:color="auto"/>
                <w:right w:val="none" w:sz="0" w:space="0" w:color="auto"/>
              </w:divBdr>
            </w:div>
            <w:div w:id="1041517163">
              <w:marLeft w:val="0"/>
              <w:marRight w:val="0"/>
              <w:marTop w:val="0"/>
              <w:marBottom w:val="0"/>
              <w:divBdr>
                <w:top w:val="none" w:sz="0" w:space="0" w:color="auto"/>
                <w:left w:val="none" w:sz="0" w:space="0" w:color="auto"/>
                <w:bottom w:val="none" w:sz="0" w:space="0" w:color="auto"/>
                <w:right w:val="none" w:sz="0" w:space="0" w:color="auto"/>
              </w:divBdr>
            </w:div>
            <w:div w:id="2110003958">
              <w:marLeft w:val="0"/>
              <w:marRight w:val="0"/>
              <w:marTop w:val="0"/>
              <w:marBottom w:val="0"/>
              <w:divBdr>
                <w:top w:val="none" w:sz="0" w:space="0" w:color="auto"/>
                <w:left w:val="none" w:sz="0" w:space="0" w:color="auto"/>
                <w:bottom w:val="none" w:sz="0" w:space="0" w:color="auto"/>
                <w:right w:val="none" w:sz="0" w:space="0" w:color="auto"/>
              </w:divBdr>
            </w:div>
            <w:div w:id="1695112296">
              <w:marLeft w:val="0"/>
              <w:marRight w:val="0"/>
              <w:marTop w:val="0"/>
              <w:marBottom w:val="0"/>
              <w:divBdr>
                <w:top w:val="none" w:sz="0" w:space="0" w:color="auto"/>
                <w:left w:val="none" w:sz="0" w:space="0" w:color="auto"/>
                <w:bottom w:val="none" w:sz="0" w:space="0" w:color="auto"/>
                <w:right w:val="none" w:sz="0" w:space="0" w:color="auto"/>
              </w:divBdr>
            </w:div>
            <w:div w:id="51978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404198">
      <w:bodyDiv w:val="1"/>
      <w:marLeft w:val="0"/>
      <w:marRight w:val="0"/>
      <w:marTop w:val="0"/>
      <w:marBottom w:val="0"/>
      <w:divBdr>
        <w:top w:val="none" w:sz="0" w:space="0" w:color="auto"/>
        <w:left w:val="none" w:sz="0" w:space="0" w:color="auto"/>
        <w:bottom w:val="none" w:sz="0" w:space="0" w:color="auto"/>
        <w:right w:val="none" w:sz="0" w:space="0" w:color="auto"/>
      </w:divBdr>
      <w:divsChild>
        <w:div w:id="524907006">
          <w:marLeft w:val="0"/>
          <w:marRight w:val="0"/>
          <w:marTop w:val="0"/>
          <w:marBottom w:val="0"/>
          <w:divBdr>
            <w:top w:val="none" w:sz="0" w:space="0" w:color="auto"/>
            <w:left w:val="none" w:sz="0" w:space="0" w:color="auto"/>
            <w:bottom w:val="none" w:sz="0" w:space="0" w:color="auto"/>
            <w:right w:val="none" w:sz="0" w:space="0" w:color="auto"/>
          </w:divBdr>
          <w:divsChild>
            <w:div w:id="1195725747">
              <w:marLeft w:val="0"/>
              <w:marRight w:val="0"/>
              <w:marTop w:val="0"/>
              <w:marBottom w:val="0"/>
              <w:divBdr>
                <w:top w:val="none" w:sz="0" w:space="0" w:color="auto"/>
                <w:left w:val="none" w:sz="0" w:space="0" w:color="auto"/>
                <w:bottom w:val="none" w:sz="0" w:space="0" w:color="auto"/>
                <w:right w:val="none" w:sz="0" w:space="0" w:color="auto"/>
              </w:divBdr>
            </w:div>
            <w:div w:id="179902171">
              <w:marLeft w:val="0"/>
              <w:marRight w:val="0"/>
              <w:marTop w:val="0"/>
              <w:marBottom w:val="0"/>
              <w:divBdr>
                <w:top w:val="none" w:sz="0" w:space="0" w:color="auto"/>
                <w:left w:val="none" w:sz="0" w:space="0" w:color="auto"/>
                <w:bottom w:val="none" w:sz="0" w:space="0" w:color="auto"/>
                <w:right w:val="none" w:sz="0" w:space="0" w:color="auto"/>
              </w:divBdr>
            </w:div>
            <w:div w:id="1875343344">
              <w:marLeft w:val="0"/>
              <w:marRight w:val="0"/>
              <w:marTop w:val="0"/>
              <w:marBottom w:val="0"/>
              <w:divBdr>
                <w:top w:val="none" w:sz="0" w:space="0" w:color="auto"/>
                <w:left w:val="none" w:sz="0" w:space="0" w:color="auto"/>
                <w:bottom w:val="none" w:sz="0" w:space="0" w:color="auto"/>
                <w:right w:val="none" w:sz="0" w:space="0" w:color="auto"/>
              </w:divBdr>
            </w:div>
            <w:div w:id="1775127910">
              <w:marLeft w:val="0"/>
              <w:marRight w:val="0"/>
              <w:marTop w:val="0"/>
              <w:marBottom w:val="0"/>
              <w:divBdr>
                <w:top w:val="none" w:sz="0" w:space="0" w:color="auto"/>
                <w:left w:val="none" w:sz="0" w:space="0" w:color="auto"/>
                <w:bottom w:val="none" w:sz="0" w:space="0" w:color="auto"/>
                <w:right w:val="none" w:sz="0" w:space="0" w:color="auto"/>
              </w:divBdr>
            </w:div>
            <w:div w:id="160499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944367">
      <w:bodyDiv w:val="1"/>
      <w:marLeft w:val="0"/>
      <w:marRight w:val="0"/>
      <w:marTop w:val="0"/>
      <w:marBottom w:val="0"/>
      <w:divBdr>
        <w:top w:val="none" w:sz="0" w:space="0" w:color="auto"/>
        <w:left w:val="none" w:sz="0" w:space="0" w:color="auto"/>
        <w:bottom w:val="none" w:sz="0" w:space="0" w:color="auto"/>
        <w:right w:val="none" w:sz="0" w:space="0" w:color="auto"/>
      </w:divBdr>
      <w:divsChild>
        <w:div w:id="557010594">
          <w:marLeft w:val="0"/>
          <w:marRight w:val="0"/>
          <w:marTop w:val="0"/>
          <w:marBottom w:val="0"/>
          <w:divBdr>
            <w:top w:val="none" w:sz="0" w:space="0" w:color="auto"/>
            <w:left w:val="none" w:sz="0" w:space="0" w:color="auto"/>
            <w:bottom w:val="none" w:sz="0" w:space="0" w:color="auto"/>
            <w:right w:val="none" w:sz="0" w:space="0" w:color="auto"/>
          </w:divBdr>
          <w:divsChild>
            <w:div w:id="67071567">
              <w:marLeft w:val="0"/>
              <w:marRight w:val="0"/>
              <w:marTop w:val="0"/>
              <w:marBottom w:val="0"/>
              <w:divBdr>
                <w:top w:val="none" w:sz="0" w:space="0" w:color="auto"/>
                <w:left w:val="none" w:sz="0" w:space="0" w:color="auto"/>
                <w:bottom w:val="none" w:sz="0" w:space="0" w:color="auto"/>
                <w:right w:val="none" w:sz="0" w:space="0" w:color="auto"/>
              </w:divBdr>
            </w:div>
            <w:div w:id="168298017">
              <w:marLeft w:val="0"/>
              <w:marRight w:val="0"/>
              <w:marTop w:val="0"/>
              <w:marBottom w:val="0"/>
              <w:divBdr>
                <w:top w:val="none" w:sz="0" w:space="0" w:color="auto"/>
                <w:left w:val="none" w:sz="0" w:space="0" w:color="auto"/>
                <w:bottom w:val="none" w:sz="0" w:space="0" w:color="auto"/>
                <w:right w:val="none" w:sz="0" w:space="0" w:color="auto"/>
              </w:divBdr>
            </w:div>
            <w:div w:id="200022717">
              <w:marLeft w:val="0"/>
              <w:marRight w:val="0"/>
              <w:marTop w:val="0"/>
              <w:marBottom w:val="0"/>
              <w:divBdr>
                <w:top w:val="none" w:sz="0" w:space="0" w:color="auto"/>
                <w:left w:val="none" w:sz="0" w:space="0" w:color="auto"/>
                <w:bottom w:val="none" w:sz="0" w:space="0" w:color="auto"/>
                <w:right w:val="none" w:sz="0" w:space="0" w:color="auto"/>
              </w:divBdr>
            </w:div>
            <w:div w:id="206650175">
              <w:marLeft w:val="0"/>
              <w:marRight w:val="0"/>
              <w:marTop w:val="0"/>
              <w:marBottom w:val="0"/>
              <w:divBdr>
                <w:top w:val="none" w:sz="0" w:space="0" w:color="auto"/>
                <w:left w:val="none" w:sz="0" w:space="0" w:color="auto"/>
                <w:bottom w:val="none" w:sz="0" w:space="0" w:color="auto"/>
                <w:right w:val="none" w:sz="0" w:space="0" w:color="auto"/>
              </w:divBdr>
            </w:div>
            <w:div w:id="231081474">
              <w:marLeft w:val="0"/>
              <w:marRight w:val="0"/>
              <w:marTop w:val="0"/>
              <w:marBottom w:val="0"/>
              <w:divBdr>
                <w:top w:val="none" w:sz="0" w:space="0" w:color="auto"/>
                <w:left w:val="none" w:sz="0" w:space="0" w:color="auto"/>
                <w:bottom w:val="none" w:sz="0" w:space="0" w:color="auto"/>
                <w:right w:val="none" w:sz="0" w:space="0" w:color="auto"/>
              </w:divBdr>
            </w:div>
            <w:div w:id="234972253">
              <w:marLeft w:val="0"/>
              <w:marRight w:val="0"/>
              <w:marTop w:val="0"/>
              <w:marBottom w:val="0"/>
              <w:divBdr>
                <w:top w:val="none" w:sz="0" w:space="0" w:color="auto"/>
                <w:left w:val="none" w:sz="0" w:space="0" w:color="auto"/>
                <w:bottom w:val="none" w:sz="0" w:space="0" w:color="auto"/>
                <w:right w:val="none" w:sz="0" w:space="0" w:color="auto"/>
              </w:divBdr>
            </w:div>
            <w:div w:id="247077438">
              <w:marLeft w:val="0"/>
              <w:marRight w:val="0"/>
              <w:marTop w:val="0"/>
              <w:marBottom w:val="0"/>
              <w:divBdr>
                <w:top w:val="none" w:sz="0" w:space="0" w:color="auto"/>
                <w:left w:val="none" w:sz="0" w:space="0" w:color="auto"/>
                <w:bottom w:val="none" w:sz="0" w:space="0" w:color="auto"/>
                <w:right w:val="none" w:sz="0" w:space="0" w:color="auto"/>
              </w:divBdr>
            </w:div>
            <w:div w:id="402071393">
              <w:marLeft w:val="0"/>
              <w:marRight w:val="0"/>
              <w:marTop w:val="0"/>
              <w:marBottom w:val="0"/>
              <w:divBdr>
                <w:top w:val="none" w:sz="0" w:space="0" w:color="auto"/>
                <w:left w:val="none" w:sz="0" w:space="0" w:color="auto"/>
                <w:bottom w:val="none" w:sz="0" w:space="0" w:color="auto"/>
                <w:right w:val="none" w:sz="0" w:space="0" w:color="auto"/>
              </w:divBdr>
            </w:div>
            <w:div w:id="422578105">
              <w:marLeft w:val="0"/>
              <w:marRight w:val="0"/>
              <w:marTop w:val="0"/>
              <w:marBottom w:val="0"/>
              <w:divBdr>
                <w:top w:val="none" w:sz="0" w:space="0" w:color="auto"/>
                <w:left w:val="none" w:sz="0" w:space="0" w:color="auto"/>
                <w:bottom w:val="none" w:sz="0" w:space="0" w:color="auto"/>
                <w:right w:val="none" w:sz="0" w:space="0" w:color="auto"/>
              </w:divBdr>
            </w:div>
            <w:div w:id="511071550">
              <w:marLeft w:val="0"/>
              <w:marRight w:val="0"/>
              <w:marTop w:val="0"/>
              <w:marBottom w:val="0"/>
              <w:divBdr>
                <w:top w:val="none" w:sz="0" w:space="0" w:color="auto"/>
                <w:left w:val="none" w:sz="0" w:space="0" w:color="auto"/>
                <w:bottom w:val="none" w:sz="0" w:space="0" w:color="auto"/>
                <w:right w:val="none" w:sz="0" w:space="0" w:color="auto"/>
              </w:divBdr>
            </w:div>
            <w:div w:id="519970819">
              <w:marLeft w:val="0"/>
              <w:marRight w:val="0"/>
              <w:marTop w:val="0"/>
              <w:marBottom w:val="0"/>
              <w:divBdr>
                <w:top w:val="none" w:sz="0" w:space="0" w:color="auto"/>
                <w:left w:val="none" w:sz="0" w:space="0" w:color="auto"/>
                <w:bottom w:val="none" w:sz="0" w:space="0" w:color="auto"/>
                <w:right w:val="none" w:sz="0" w:space="0" w:color="auto"/>
              </w:divBdr>
            </w:div>
            <w:div w:id="671032463">
              <w:marLeft w:val="0"/>
              <w:marRight w:val="0"/>
              <w:marTop w:val="0"/>
              <w:marBottom w:val="0"/>
              <w:divBdr>
                <w:top w:val="none" w:sz="0" w:space="0" w:color="auto"/>
                <w:left w:val="none" w:sz="0" w:space="0" w:color="auto"/>
                <w:bottom w:val="none" w:sz="0" w:space="0" w:color="auto"/>
                <w:right w:val="none" w:sz="0" w:space="0" w:color="auto"/>
              </w:divBdr>
            </w:div>
            <w:div w:id="750741951">
              <w:marLeft w:val="0"/>
              <w:marRight w:val="0"/>
              <w:marTop w:val="0"/>
              <w:marBottom w:val="0"/>
              <w:divBdr>
                <w:top w:val="none" w:sz="0" w:space="0" w:color="auto"/>
                <w:left w:val="none" w:sz="0" w:space="0" w:color="auto"/>
                <w:bottom w:val="none" w:sz="0" w:space="0" w:color="auto"/>
                <w:right w:val="none" w:sz="0" w:space="0" w:color="auto"/>
              </w:divBdr>
            </w:div>
            <w:div w:id="751046156">
              <w:marLeft w:val="0"/>
              <w:marRight w:val="0"/>
              <w:marTop w:val="0"/>
              <w:marBottom w:val="0"/>
              <w:divBdr>
                <w:top w:val="none" w:sz="0" w:space="0" w:color="auto"/>
                <w:left w:val="none" w:sz="0" w:space="0" w:color="auto"/>
                <w:bottom w:val="none" w:sz="0" w:space="0" w:color="auto"/>
                <w:right w:val="none" w:sz="0" w:space="0" w:color="auto"/>
              </w:divBdr>
            </w:div>
            <w:div w:id="778259328">
              <w:marLeft w:val="0"/>
              <w:marRight w:val="0"/>
              <w:marTop w:val="0"/>
              <w:marBottom w:val="0"/>
              <w:divBdr>
                <w:top w:val="none" w:sz="0" w:space="0" w:color="auto"/>
                <w:left w:val="none" w:sz="0" w:space="0" w:color="auto"/>
                <w:bottom w:val="none" w:sz="0" w:space="0" w:color="auto"/>
                <w:right w:val="none" w:sz="0" w:space="0" w:color="auto"/>
              </w:divBdr>
            </w:div>
            <w:div w:id="802626203">
              <w:marLeft w:val="0"/>
              <w:marRight w:val="0"/>
              <w:marTop w:val="0"/>
              <w:marBottom w:val="0"/>
              <w:divBdr>
                <w:top w:val="none" w:sz="0" w:space="0" w:color="auto"/>
                <w:left w:val="none" w:sz="0" w:space="0" w:color="auto"/>
                <w:bottom w:val="none" w:sz="0" w:space="0" w:color="auto"/>
                <w:right w:val="none" w:sz="0" w:space="0" w:color="auto"/>
              </w:divBdr>
            </w:div>
            <w:div w:id="805972172">
              <w:marLeft w:val="0"/>
              <w:marRight w:val="0"/>
              <w:marTop w:val="0"/>
              <w:marBottom w:val="0"/>
              <w:divBdr>
                <w:top w:val="none" w:sz="0" w:space="0" w:color="auto"/>
                <w:left w:val="none" w:sz="0" w:space="0" w:color="auto"/>
                <w:bottom w:val="none" w:sz="0" w:space="0" w:color="auto"/>
                <w:right w:val="none" w:sz="0" w:space="0" w:color="auto"/>
              </w:divBdr>
            </w:div>
            <w:div w:id="923606789">
              <w:marLeft w:val="0"/>
              <w:marRight w:val="0"/>
              <w:marTop w:val="0"/>
              <w:marBottom w:val="0"/>
              <w:divBdr>
                <w:top w:val="none" w:sz="0" w:space="0" w:color="auto"/>
                <w:left w:val="none" w:sz="0" w:space="0" w:color="auto"/>
                <w:bottom w:val="none" w:sz="0" w:space="0" w:color="auto"/>
                <w:right w:val="none" w:sz="0" w:space="0" w:color="auto"/>
              </w:divBdr>
            </w:div>
            <w:div w:id="966474011">
              <w:marLeft w:val="0"/>
              <w:marRight w:val="0"/>
              <w:marTop w:val="0"/>
              <w:marBottom w:val="0"/>
              <w:divBdr>
                <w:top w:val="none" w:sz="0" w:space="0" w:color="auto"/>
                <w:left w:val="none" w:sz="0" w:space="0" w:color="auto"/>
                <w:bottom w:val="none" w:sz="0" w:space="0" w:color="auto"/>
                <w:right w:val="none" w:sz="0" w:space="0" w:color="auto"/>
              </w:divBdr>
            </w:div>
            <w:div w:id="994841690">
              <w:marLeft w:val="0"/>
              <w:marRight w:val="0"/>
              <w:marTop w:val="0"/>
              <w:marBottom w:val="0"/>
              <w:divBdr>
                <w:top w:val="none" w:sz="0" w:space="0" w:color="auto"/>
                <w:left w:val="none" w:sz="0" w:space="0" w:color="auto"/>
                <w:bottom w:val="none" w:sz="0" w:space="0" w:color="auto"/>
                <w:right w:val="none" w:sz="0" w:space="0" w:color="auto"/>
              </w:divBdr>
            </w:div>
            <w:div w:id="1022975293">
              <w:marLeft w:val="0"/>
              <w:marRight w:val="0"/>
              <w:marTop w:val="0"/>
              <w:marBottom w:val="0"/>
              <w:divBdr>
                <w:top w:val="none" w:sz="0" w:space="0" w:color="auto"/>
                <w:left w:val="none" w:sz="0" w:space="0" w:color="auto"/>
                <w:bottom w:val="none" w:sz="0" w:space="0" w:color="auto"/>
                <w:right w:val="none" w:sz="0" w:space="0" w:color="auto"/>
              </w:divBdr>
            </w:div>
            <w:div w:id="1041902447">
              <w:marLeft w:val="0"/>
              <w:marRight w:val="0"/>
              <w:marTop w:val="0"/>
              <w:marBottom w:val="0"/>
              <w:divBdr>
                <w:top w:val="none" w:sz="0" w:space="0" w:color="auto"/>
                <w:left w:val="none" w:sz="0" w:space="0" w:color="auto"/>
                <w:bottom w:val="none" w:sz="0" w:space="0" w:color="auto"/>
                <w:right w:val="none" w:sz="0" w:space="0" w:color="auto"/>
              </w:divBdr>
            </w:div>
            <w:div w:id="1075203650">
              <w:marLeft w:val="0"/>
              <w:marRight w:val="0"/>
              <w:marTop w:val="0"/>
              <w:marBottom w:val="0"/>
              <w:divBdr>
                <w:top w:val="none" w:sz="0" w:space="0" w:color="auto"/>
                <w:left w:val="none" w:sz="0" w:space="0" w:color="auto"/>
                <w:bottom w:val="none" w:sz="0" w:space="0" w:color="auto"/>
                <w:right w:val="none" w:sz="0" w:space="0" w:color="auto"/>
              </w:divBdr>
            </w:div>
            <w:div w:id="1085110373">
              <w:marLeft w:val="0"/>
              <w:marRight w:val="0"/>
              <w:marTop w:val="0"/>
              <w:marBottom w:val="0"/>
              <w:divBdr>
                <w:top w:val="none" w:sz="0" w:space="0" w:color="auto"/>
                <w:left w:val="none" w:sz="0" w:space="0" w:color="auto"/>
                <w:bottom w:val="none" w:sz="0" w:space="0" w:color="auto"/>
                <w:right w:val="none" w:sz="0" w:space="0" w:color="auto"/>
              </w:divBdr>
            </w:div>
            <w:div w:id="1090274194">
              <w:marLeft w:val="0"/>
              <w:marRight w:val="0"/>
              <w:marTop w:val="0"/>
              <w:marBottom w:val="0"/>
              <w:divBdr>
                <w:top w:val="none" w:sz="0" w:space="0" w:color="auto"/>
                <w:left w:val="none" w:sz="0" w:space="0" w:color="auto"/>
                <w:bottom w:val="none" w:sz="0" w:space="0" w:color="auto"/>
                <w:right w:val="none" w:sz="0" w:space="0" w:color="auto"/>
              </w:divBdr>
            </w:div>
            <w:div w:id="1096637805">
              <w:marLeft w:val="0"/>
              <w:marRight w:val="0"/>
              <w:marTop w:val="0"/>
              <w:marBottom w:val="0"/>
              <w:divBdr>
                <w:top w:val="none" w:sz="0" w:space="0" w:color="auto"/>
                <w:left w:val="none" w:sz="0" w:space="0" w:color="auto"/>
                <w:bottom w:val="none" w:sz="0" w:space="0" w:color="auto"/>
                <w:right w:val="none" w:sz="0" w:space="0" w:color="auto"/>
              </w:divBdr>
            </w:div>
            <w:div w:id="1101948413">
              <w:marLeft w:val="0"/>
              <w:marRight w:val="0"/>
              <w:marTop w:val="0"/>
              <w:marBottom w:val="0"/>
              <w:divBdr>
                <w:top w:val="none" w:sz="0" w:space="0" w:color="auto"/>
                <w:left w:val="none" w:sz="0" w:space="0" w:color="auto"/>
                <w:bottom w:val="none" w:sz="0" w:space="0" w:color="auto"/>
                <w:right w:val="none" w:sz="0" w:space="0" w:color="auto"/>
              </w:divBdr>
            </w:div>
            <w:div w:id="1165826567">
              <w:marLeft w:val="0"/>
              <w:marRight w:val="0"/>
              <w:marTop w:val="0"/>
              <w:marBottom w:val="0"/>
              <w:divBdr>
                <w:top w:val="none" w:sz="0" w:space="0" w:color="auto"/>
                <w:left w:val="none" w:sz="0" w:space="0" w:color="auto"/>
                <w:bottom w:val="none" w:sz="0" w:space="0" w:color="auto"/>
                <w:right w:val="none" w:sz="0" w:space="0" w:color="auto"/>
              </w:divBdr>
            </w:div>
            <w:div w:id="1166244318">
              <w:marLeft w:val="0"/>
              <w:marRight w:val="0"/>
              <w:marTop w:val="0"/>
              <w:marBottom w:val="0"/>
              <w:divBdr>
                <w:top w:val="none" w:sz="0" w:space="0" w:color="auto"/>
                <w:left w:val="none" w:sz="0" w:space="0" w:color="auto"/>
                <w:bottom w:val="none" w:sz="0" w:space="0" w:color="auto"/>
                <w:right w:val="none" w:sz="0" w:space="0" w:color="auto"/>
              </w:divBdr>
            </w:div>
            <w:div w:id="1195071711">
              <w:marLeft w:val="0"/>
              <w:marRight w:val="0"/>
              <w:marTop w:val="0"/>
              <w:marBottom w:val="0"/>
              <w:divBdr>
                <w:top w:val="none" w:sz="0" w:space="0" w:color="auto"/>
                <w:left w:val="none" w:sz="0" w:space="0" w:color="auto"/>
                <w:bottom w:val="none" w:sz="0" w:space="0" w:color="auto"/>
                <w:right w:val="none" w:sz="0" w:space="0" w:color="auto"/>
              </w:divBdr>
            </w:div>
            <w:div w:id="1209298639">
              <w:marLeft w:val="0"/>
              <w:marRight w:val="0"/>
              <w:marTop w:val="0"/>
              <w:marBottom w:val="0"/>
              <w:divBdr>
                <w:top w:val="none" w:sz="0" w:space="0" w:color="auto"/>
                <w:left w:val="none" w:sz="0" w:space="0" w:color="auto"/>
                <w:bottom w:val="none" w:sz="0" w:space="0" w:color="auto"/>
                <w:right w:val="none" w:sz="0" w:space="0" w:color="auto"/>
              </w:divBdr>
            </w:div>
            <w:div w:id="1289315163">
              <w:marLeft w:val="0"/>
              <w:marRight w:val="0"/>
              <w:marTop w:val="0"/>
              <w:marBottom w:val="0"/>
              <w:divBdr>
                <w:top w:val="none" w:sz="0" w:space="0" w:color="auto"/>
                <w:left w:val="none" w:sz="0" w:space="0" w:color="auto"/>
                <w:bottom w:val="none" w:sz="0" w:space="0" w:color="auto"/>
                <w:right w:val="none" w:sz="0" w:space="0" w:color="auto"/>
              </w:divBdr>
            </w:div>
            <w:div w:id="1290625110">
              <w:marLeft w:val="0"/>
              <w:marRight w:val="0"/>
              <w:marTop w:val="0"/>
              <w:marBottom w:val="0"/>
              <w:divBdr>
                <w:top w:val="none" w:sz="0" w:space="0" w:color="auto"/>
                <w:left w:val="none" w:sz="0" w:space="0" w:color="auto"/>
                <w:bottom w:val="none" w:sz="0" w:space="0" w:color="auto"/>
                <w:right w:val="none" w:sz="0" w:space="0" w:color="auto"/>
              </w:divBdr>
            </w:div>
            <w:div w:id="1324895504">
              <w:marLeft w:val="0"/>
              <w:marRight w:val="0"/>
              <w:marTop w:val="0"/>
              <w:marBottom w:val="0"/>
              <w:divBdr>
                <w:top w:val="none" w:sz="0" w:space="0" w:color="auto"/>
                <w:left w:val="none" w:sz="0" w:space="0" w:color="auto"/>
                <w:bottom w:val="none" w:sz="0" w:space="0" w:color="auto"/>
                <w:right w:val="none" w:sz="0" w:space="0" w:color="auto"/>
              </w:divBdr>
            </w:div>
            <w:div w:id="1436249917">
              <w:marLeft w:val="0"/>
              <w:marRight w:val="0"/>
              <w:marTop w:val="0"/>
              <w:marBottom w:val="0"/>
              <w:divBdr>
                <w:top w:val="none" w:sz="0" w:space="0" w:color="auto"/>
                <w:left w:val="none" w:sz="0" w:space="0" w:color="auto"/>
                <w:bottom w:val="none" w:sz="0" w:space="0" w:color="auto"/>
                <w:right w:val="none" w:sz="0" w:space="0" w:color="auto"/>
              </w:divBdr>
            </w:div>
            <w:div w:id="1486582448">
              <w:marLeft w:val="0"/>
              <w:marRight w:val="0"/>
              <w:marTop w:val="0"/>
              <w:marBottom w:val="0"/>
              <w:divBdr>
                <w:top w:val="none" w:sz="0" w:space="0" w:color="auto"/>
                <w:left w:val="none" w:sz="0" w:space="0" w:color="auto"/>
                <w:bottom w:val="none" w:sz="0" w:space="0" w:color="auto"/>
                <w:right w:val="none" w:sz="0" w:space="0" w:color="auto"/>
              </w:divBdr>
            </w:div>
            <w:div w:id="1488478147">
              <w:marLeft w:val="0"/>
              <w:marRight w:val="0"/>
              <w:marTop w:val="0"/>
              <w:marBottom w:val="0"/>
              <w:divBdr>
                <w:top w:val="none" w:sz="0" w:space="0" w:color="auto"/>
                <w:left w:val="none" w:sz="0" w:space="0" w:color="auto"/>
                <w:bottom w:val="none" w:sz="0" w:space="0" w:color="auto"/>
                <w:right w:val="none" w:sz="0" w:space="0" w:color="auto"/>
              </w:divBdr>
            </w:div>
            <w:div w:id="1496536147">
              <w:marLeft w:val="0"/>
              <w:marRight w:val="0"/>
              <w:marTop w:val="0"/>
              <w:marBottom w:val="0"/>
              <w:divBdr>
                <w:top w:val="none" w:sz="0" w:space="0" w:color="auto"/>
                <w:left w:val="none" w:sz="0" w:space="0" w:color="auto"/>
                <w:bottom w:val="none" w:sz="0" w:space="0" w:color="auto"/>
                <w:right w:val="none" w:sz="0" w:space="0" w:color="auto"/>
              </w:divBdr>
            </w:div>
            <w:div w:id="1496918594">
              <w:marLeft w:val="0"/>
              <w:marRight w:val="0"/>
              <w:marTop w:val="0"/>
              <w:marBottom w:val="0"/>
              <w:divBdr>
                <w:top w:val="none" w:sz="0" w:space="0" w:color="auto"/>
                <w:left w:val="none" w:sz="0" w:space="0" w:color="auto"/>
                <w:bottom w:val="none" w:sz="0" w:space="0" w:color="auto"/>
                <w:right w:val="none" w:sz="0" w:space="0" w:color="auto"/>
              </w:divBdr>
            </w:div>
            <w:div w:id="1531332875">
              <w:marLeft w:val="0"/>
              <w:marRight w:val="0"/>
              <w:marTop w:val="0"/>
              <w:marBottom w:val="0"/>
              <w:divBdr>
                <w:top w:val="none" w:sz="0" w:space="0" w:color="auto"/>
                <w:left w:val="none" w:sz="0" w:space="0" w:color="auto"/>
                <w:bottom w:val="none" w:sz="0" w:space="0" w:color="auto"/>
                <w:right w:val="none" w:sz="0" w:space="0" w:color="auto"/>
              </w:divBdr>
            </w:div>
            <w:div w:id="1578319653">
              <w:marLeft w:val="0"/>
              <w:marRight w:val="0"/>
              <w:marTop w:val="0"/>
              <w:marBottom w:val="0"/>
              <w:divBdr>
                <w:top w:val="none" w:sz="0" w:space="0" w:color="auto"/>
                <w:left w:val="none" w:sz="0" w:space="0" w:color="auto"/>
                <w:bottom w:val="none" w:sz="0" w:space="0" w:color="auto"/>
                <w:right w:val="none" w:sz="0" w:space="0" w:color="auto"/>
              </w:divBdr>
            </w:div>
            <w:div w:id="1622154586">
              <w:marLeft w:val="0"/>
              <w:marRight w:val="0"/>
              <w:marTop w:val="0"/>
              <w:marBottom w:val="0"/>
              <w:divBdr>
                <w:top w:val="none" w:sz="0" w:space="0" w:color="auto"/>
                <w:left w:val="none" w:sz="0" w:space="0" w:color="auto"/>
                <w:bottom w:val="none" w:sz="0" w:space="0" w:color="auto"/>
                <w:right w:val="none" w:sz="0" w:space="0" w:color="auto"/>
              </w:divBdr>
            </w:div>
            <w:div w:id="1631521034">
              <w:marLeft w:val="0"/>
              <w:marRight w:val="0"/>
              <w:marTop w:val="0"/>
              <w:marBottom w:val="0"/>
              <w:divBdr>
                <w:top w:val="none" w:sz="0" w:space="0" w:color="auto"/>
                <w:left w:val="none" w:sz="0" w:space="0" w:color="auto"/>
                <w:bottom w:val="none" w:sz="0" w:space="0" w:color="auto"/>
                <w:right w:val="none" w:sz="0" w:space="0" w:color="auto"/>
              </w:divBdr>
            </w:div>
            <w:div w:id="1649164868">
              <w:marLeft w:val="0"/>
              <w:marRight w:val="0"/>
              <w:marTop w:val="0"/>
              <w:marBottom w:val="0"/>
              <w:divBdr>
                <w:top w:val="none" w:sz="0" w:space="0" w:color="auto"/>
                <w:left w:val="none" w:sz="0" w:space="0" w:color="auto"/>
                <w:bottom w:val="none" w:sz="0" w:space="0" w:color="auto"/>
                <w:right w:val="none" w:sz="0" w:space="0" w:color="auto"/>
              </w:divBdr>
            </w:div>
            <w:div w:id="1747455680">
              <w:marLeft w:val="0"/>
              <w:marRight w:val="0"/>
              <w:marTop w:val="0"/>
              <w:marBottom w:val="0"/>
              <w:divBdr>
                <w:top w:val="none" w:sz="0" w:space="0" w:color="auto"/>
                <w:left w:val="none" w:sz="0" w:space="0" w:color="auto"/>
                <w:bottom w:val="none" w:sz="0" w:space="0" w:color="auto"/>
                <w:right w:val="none" w:sz="0" w:space="0" w:color="auto"/>
              </w:divBdr>
            </w:div>
            <w:div w:id="1778057641">
              <w:marLeft w:val="0"/>
              <w:marRight w:val="0"/>
              <w:marTop w:val="0"/>
              <w:marBottom w:val="0"/>
              <w:divBdr>
                <w:top w:val="none" w:sz="0" w:space="0" w:color="auto"/>
                <w:left w:val="none" w:sz="0" w:space="0" w:color="auto"/>
                <w:bottom w:val="none" w:sz="0" w:space="0" w:color="auto"/>
                <w:right w:val="none" w:sz="0" w:space="0" w:color="auto"/>
              </w:divBdr>
            </w:div>
            <w:div w:id="1781678256">
              <w:marLeft w:val="0"/>
              <w:marRight w:val="0"/>
              <w:marTop w:val="0"/>
              <w:marBottom w:val="0"/>
              <w:divBdr>
                <w:top w:val="none" w:sz="0" w:space="0" w:color="auto"/>
                <w:left w:val="none" w:sz="0" w:space="0" w:color="auto"/>
                <w:bottom w:val="none" w:sz="0" w:space="0" w:color="auto"/>
                <w:right w:val="none" w:sz="0" w:space="0" w:color="auto"/>
              </w:divBdr>
            </w:div>
            <w:div w:id="1799060008">
              <w:marLeft w:val="0"/>
              <w:marRight w:val="0"/>
              <w:marTop w:val="0"/>
              <w:marBottom w:val="0"/>
              <w:divBdr>
                <w:top w:val="none" w:sz="0" w:space="0" w:color="auto"/>
                <w:left w:val="none" w:sz="0" w:space="0" w:color="auto"/>
                <w:bottom w:val="none" w:sz="0" w:space="0" w:color="auto"/>
                <w:right w:val="none" w:sz="0" w:space="0" w:color="auto"/>
              </w:divBdr>
            </w:div>
            <w:div w:id="1812164441">
              <w:marLeft w:val="0"/>
              <w:marRight w:val="0"/>
              <w:marTop w:val="0"/>
              <w:marBottom w:val="0"/>
              <w:divBdr>
                <w:top w:val="none" w:sz="0" w:space="0" w:color="auto"/>
                <w:left w:val="none" w:sz="0" w:space="0" w:color="auto"/>
                <w:bottom w:val="none" w:sz="0" w:space="0" w:color="auto"/>
                <w:right w:val="none" w:sz="0" w:space="0" w:color="auto"/>
              </w:divBdr>
            </w:div>
            <w:div w:id="1814593028">
              <w:marLeft w:val="0"/>
              <w:marRight w:val="0"/>
              <w:marTop w:val="0"/>
              <w:marBottom w:val="0"/>
              <w:divBdr>
                <w:top w:val="none" w:sz="0" w:space="0" w:color="auto"/>
                <w:left w:val="none" w:sz="0" w:space="0" w:color="auto"/>
                <w:bottom w:val="none" w:sz="0" w:space="0" w:color="auto"/>
                <w:right w:val="none" w:sz="0" w:space="0" w:color="auto"/>
              </w:divBdr>
            </w:div>
            <w:div w:id="1818110344">
              <w:marLeft w:val="0"/>
              <w:marRight w:val="0"/>
              <w:marTop w:val="0"/>
              <w:marBottom w:val="0"/>
              <w:divBdr>
                <w:top w:val="none" w:sz="0" w:space="0" w:color="auto"/>
                <w:left w:val="none" w:sz="0" w:space="0" w:color="auto"/>
                <w:bottom w:val="none" w:sz="0" w:space="0" w:color="auto"/>
                <w:right w:val="none" w:sz="0" w:space="0" w:color="auto"/>
              </w:divBdr>
            </w:div>
            <w:div w:id="1880361249">
              <w:marLeft w:val="0"/>
              <w:marRight w:val="0"/>
              <w:marTop w:val="0"/>
              <w:marBottom w:val="0"/>
              <w:divBdr>
                <w:top w:val="none" w:sz="0" w:space="0" w:color="auto"/>
                <w:left w:val="none" w:sz="0" w:space="0" w:color="auto"/>
                <w:bottom w:val="none" w:sz="0" w:space="0" w:color="auto"/>
                <w:right w:val="none" w:sz="0" w:space="0" w:color="auto"/>
              </w:divBdr>
            </w:div>
            <w:div w:id="1960254932">
              <w:marLeft w:val="0"/>
              <w:marRight w:val="0"/>
              <w:marTop w:val="0"/>
              <w:marBottom w:val="0"/>
              <w:divBdr>
                <w:top w:val="none" w:sz="0" w:space="0" w:color="auto"/>
                <w:left w:val="none" w:sz="0" w:space="0" w:color="auto"/>
                <w:bottom w:val="none" w:sz="0" w:space="0" w:color="auto"/>
                <w:right w:val="none" w:sz="0" w:space="0" w:color="auto"/>
              </w:divBdr>
            </w:div>
            <w:div w:id="1968929585">
              <w:marLeft w:val="0"/>
              <w:marRight w:val="0"/>
              <w:marTop w:val="0"/>
              <w:marBottom w:val="0"/>
              <w:divBdr>
                <w:top w:val="none" w:sz="0" w:space="0" w:color="auto"/>
                <w:left w:val="none" w:sz="0" w:space="0" w:color="auto"/>
                <w:bottom w:val="none" w:sz="0" w:space="0" w:color="auto"/>
                <w:right w:val="none" w:sz="0" w:space="0" w:color="auto"/>
              </w:divBdr>
            </w:div>
            <w:div w:id="1986080830">
              <w:marLeft w:val="0"/>
              <w:marRight w:val="0"/>
              <w:marTop w:val="0"/>
              <w:marBottom w:val="0"/>
              <w:divBdr>
                <w:top w:val="none" w:sz="0" w:space="0" w:color="auto"/>
                <w:left w:val="none" w:sz="0" w:space="0" w:color="auto"/>
                <w:bottom w:val="none" w:sz="0" w:space="0" w:color="auto"/>
                <w:right w:val="none" w:sz="0" w:space="0" w:color="auto"/>
              </w:divBdr>
            </w:div>
            <w:div w:id="2030788373">
              <w:marLeft w:val="0"/>
              <w:marRight w:val="0"/>
              <w:marTop w:val="0"/>
              <w:marBottom w:val="0"/>
              <w:divBdr>
                <w:top w:val="none" w:sz="0" w:space="0" w:color="auto"/>
                <w:left w:val="none" w:sz="0" w:space="0" w:color="auto"/>
                <w:bottom w:val="none" w:sz="0" w:space="0" w:color="auto"/>
                <w:right w:val="none" w:sz="0" w:space="0" w:color="auto"/>
              </w:divBdr>
            </w:div>
            <w:div w:id="2040664637">
              <w:marLeft w:val="0"/>
              <w:marRight w:val="0"/>
              <w:marTop w:val="0"/>
              <w:marBottom w:val="0"/>
              <w:divBdr>
                <w:top w:val="none" w:sz="0" w:space="0" w:color="auto"/>
                <w:left w:val="none" w:sz="0" w:space="0" w:color="auto"/>
                <w:bottom w:val="none" w:sz="0" w:space="0" w:color="auto"/>
                <w:right w:val="none" w:sz="0" w:space="0" w:color="auto"/>
              </w:divBdr>
            </w:div>
            <w:div w:id="2074506135">
              <w:marLeft w:val="0"/>
              <w:marRight w:val="0"/>
              <w:marTop w:val="0"/>
              <w:marBottom w:val="0"/>
              <w:divBdr>
                <w:top w:val="none" w:sz="0" w:space="0" w:color="auto"/>
                <w:left w:val="none" w:sz="0" w:space="0" w:color="auto"/>
                <w:bottom w:val="none" w:sz="0" w:space="0" w:color="auto"/>
                <w:right w:val="none" w:sz="0" w:space="0" w:color="auto"/>
              </w:divBdr>
            </w:div>
            <w:div w:id="2100904775">
              <w:marLeft w:val="0"/>
              <w:marRight w:val="0"/>
              <w:marTop w:val="0"/>
              <w:marBottom w:val="0"/>
              <w:divBdr>
                <w:top w:val="none" w:sz="0" w:space="0" w:color="auto"/>
                <w:left w:val="none" w:sz="0" w:space="0" w:color="auto"/>
                <w:bottom w:val="none" w:sz="0" w:space="0" w:color="auto"/>
                <w:right w:val="none" w:sz="0" w:space="0" w:color="auto"/>
              </w:divBdr>
            </w:div>
            <w:div w:id="211478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495741">
      <w:bodyDiv w:val="1"/>
      <w:marLeft w:val="0"/>
      <w:marRight w:val="0"/>
      <w:marTop w:val="0"/>
      <w:marBottom w:val="0"/>
      <w:divBdr>
        <w:top w:val="none" w:sz="0" w:space="0" w:color="auto"/>
        <w:left w:val="none" w:sz="0" w:space="0" w:color="auto"/>
        <w:bottom w:val="none" w:sz="0" w:space="0" w:color="auto"/>
        <w:right w:val="none" w:sz="0" w:space="0" w:color="auto"/>
      </w:divBdr>
      <w:divsChild>
        <w:div w:id="658850262">
          <w:marLeft w:val="0"/>
          <w:marRight w:val="0"/>
          <w:marTop w:val="0"/>
          <w:marBottom w:val="0"/>
          <w:divBdr>
            <w:top w:val="none" w:sz="0" w:space="0" w:color="auto"/>
            <w:left w:val="none" w:sz="0" w:space="0" w:color="auto"/>
            <w:bottom w:val="none" w:sz="0" w:space="0" w:color="auto"/>
            <w:right w:val="none" w:sz="0" w:space="0" w:color="auto"/>
          </w:divBdr>
          <w:divsChild>
            <w:div w:id="103187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179259">
      <w:bodyDiv w:val="1"/>
      <w:marLeft w:val="0"/>
      <w:marRight w:val="0"/>
      <w:marTop w:val="0"/>
      <w:marBottom w:val="0"/>
      <w:divBdr>
        <w:top w:val="none" w:sz="0" w:space="0" w:color="auto"/>
        <w:left w:val="none" w:sz="0" w:space="0" w:color="auto"/>
        <w:bottom w:val="none" w:sz="0" w:space="0" w:color="auto"/>
        <w:right w:val="none" w:sz="0" w:space="0" w:color="auto"/>
      </w:divBdr>
      <w:divsChild>
        <w:div w:id="1068187518">
          <w:marLeft w:val="0"/>
          <w:marRight w:val="0"/>
          <w:marTop w:val="0"/>
          <w:marBottom w:val="0"/>
          <w:divBdr>
            <w:top w:val="none" w:sz="0" w:space="0" w:color="auto"/>
            <w:left w:val="none" w:sz="0" w:space="0" w:color="auto"/>
            <w:bottom w:val="none" w:sz="0" w:space="0" w:color="auto"/>
            <w:right w:val="none" w:sz="0" w:space="0" w:color="auto"/>
          </w:divBdr>
          <w:divsChild>
            <w:div w:id="400490795">
              <w:marLeft w:val="0"/>
              <w:marRight w:val="0"/>
              <w:marTop w:val="0"/>
              <w:marBottom w:val="0"/>
              <w:divBdr>
                <w:top w:val="none" w:sz="0" w:space="0" w:color="auto"/>
                <w:left w:val="none" w:sz="0" w:space="0" w:color="auto"/>
                <w:bottom w:val="none" w:sz="0" w:space="0" w:color="auto"/>
                <w:right w:val="none" w:sz="0" w:space="0" w:color="auto"/>
              </w:divBdr>
            </w:div>
            <w:div w:id="1170096834">
              <w:marLeft w:val="0"/>
              <w:marRight w:val="0"/>
              <w:marTop w:val="0"/>
              <w:marBottom w:val="0"/>
              <w:divBdr>
                <w:top w:val="none" w:sz="0" w:space="0" w:color="auto"/>
                <w:left w:val="none" w:sz="0" w:space="0" w:color="auto"/>
                <w:bottom w:val="none" w:sz="0" w:space="0" w:color="auto"/>
                <w:right w:val="none" w:sz="0" w:space="0" w:color="auto"/>
              </w:divBdr>
            </w:div>
            <w:div w:id="732196747">
              <w:marLeft w:val="0"/>
              <w:marRight w:val="0"/>
              <w:marTop w:val="0"/>
              <w:marBottom w:val="0"/>
              <w:divBdr>
                <w:top w:val="none" w:sz="0" w:space="0" w:color="auto"/>
                <w:left w:val="none" w:sz="0" w:space="0" w:color="auto"/>
                <w:bottom w:val="none" w:sz="0" w:space="0" w:color="auto"/>
                <w:right w:val="none" w:sz="0" w:space="0" w:color="auto"/>
              </w:divBdr>
            </w:div>
            <w:div w:id="1350643859">
              <w:marLeft w:val="0"/>
              <w:marRight w:val="0"/>
              <w:marTop w:val="0"/>
              <w:marBottom w:val="0"/>
              <w:divBdr>
                <w:top w:val="none" w:sz="0" w:space="0" w:color="auto"/>
                <w:left w:val="none" w:sz="0" w:space="0" w:color="auto"/>
                <w:bottom w:val="none" w:sz="0" w:space="0" w:color="auto"/>
                <w:right w:val="none" w:sz="0" w:space="0" w:color="auto"/>
              </w:divBdr>
            </w:div>
            <w:div w:id="272640054">
              <w:marLeft w:val="0"/>
              <w:marRight w:val="0"/>
              <w:marTop w:val="0"/>
              <w:marBottom w:val="0"/>
              <w:divBdr>
                <w:top w:val="none" w:sz="0" w:space="0" w:color="auto"/>
                <w:left w:val="none" w:sz="0" w:space="0" w:color="auto"/>
                <w:bottom w:val="none" w:sz="0" w:space="0" w:color="auto"/>
                <w:right w:val="none" w:sz="0" w:space="0" w:color="auto"/>
              </w:divBdr>
            </w:div>
            <w:div w:id="980185828">
              <w:marLeft w:val="0"/>
              <w:marRight w:val="0"/>
              <w:marTop w:val="0"/>
              <w:marBottom w:val="0"/>
              <w:divBdr>
                <w:top w:val="none" w:sz="0" w:space="0" w:color="auto"/>
                <w:left w:val="none" w:sz="0" w:space="0" w:color="auto"/>
                <w:bottom w:val="none" w:sz="0" w:space="0" w:color="auto"/>
                <w:right w:val="none" w:sz="0" w:space="0" w:color="auto"/>
              </w:divBdr>
            </w:div>
            <w:div w:id="1259145328">
              <w:marLeft w:val="0"/>
              <w:marRight w:val="0"/>
              <w:marTop w:val="0"/>
              <w:marBottom w:val="0"/>
              <w:divBdr>
                <w:top w:val="none" w:sz="0" w:space="0" w:color="auto"/>
                <w:left w:val="none" w:sz="0" w:space="0" w:color="auto"/>
                <w:bottom w:val="none" w:sz="0" w:space="0" w:color="auto"/>
                <w:right w:val="none" w:sz="0" w:space="0" w:color="auto"/>
              </w:divBdr>
            </w:div>
            <w:div w:id="1290012326">
              <w:marLeft w:val="0"/>
              <w:marRight w:val="0"/>
              <w:marTop w:val="0"/>
              <w:marBottom w:val="0"/>
              <w:divBdr>
                <w:top w:val="none" w:sz="0" w:space="0" w:color="auto"/>
                <w:left w:val="none" w:sz="0" w:space="0" w:color="auto"/>
                <w:bottom w:val="none" w:sz="0" w:space="0" w:color="auto"/>
                <w:right w:val="none" w:sz="0" w:space="0" w:color="auto"/>
              </w:divBdr>
            </w:div>
            <w:div w:id="478227238">
              <w:marLeft w:val="0"/>
              <w:marRight w:val="0"/>
              <w:marTop w:val="0"/>
              <w:marBottom w:val="0"/>
              <w:divBdr>
                <w:top w:val="none" w:sz="0" w:space="0" w:color="auto"/>
                <w:left w:val="none" w:sz="0" w:space="0" w:color="auto"/>
                <w:bottom w:val="none" w:sz="0" w:space="0" w:color="auto"/>
                <w:right w:val="none" w:sz="0" w:space="0" w:color="auto"/>
              </w:divBdr>
            </w:div>
            <w:div w:id="1859008202">
              <w:marLeft w:val="0"/>
              <w:marRight w:val="0"/>
              <w:marTop w:val="0"/>
              <w:marBottom w:val="0"/>
              <w:divBdr>
                <w:top w:val="none" w:sz="0" w:space="0" w:color="auto"/>
                <w:left w:val="none" w:sz="0" w:space="0" w:color="auto"/>
                <w:bottom w:val="none" w:sz="0" w:space="0" w:color="auto"/>
                <w:right w:val="none" w:sz="0" w:space="0" w:color="auto"/>
              </w:divBdr>
            </w:div>
            <w:div w:id="1909725381">
              <w:marLeft w:val="0"/>
              <w:marRight w:val="0"/>
              <w:marTop w:val="0"/>
              <w:marBottom w:val="0"/>
              <w:divBdr>
                <w:top w:val="none" w:sz="0" w:space="0" w:color="auto"/>
                <w:left w:val="none" w:sz="0" w:space="0" w:color="auto"/>
                <w:bottom w:val="none" w:sz="0" w:space="0" w:color="auto"/>
                <w:right w:val="none" w:sz="0" w:space="0" w:color="auto"/>
              </w:divBdr>
            </w:div>
            <w:div w:id="1122187119">
              <w:marLeft w:val="0"/>
              <w:marRight w:val="0"/>
              <w:marTop w:val="0"/>
              <w:marBottom w:val="0"/>
              <w:divBdr>
                <w:top w:val="none" w:sz="0" w:space="0" w:color="auto"/>
                <w:left w:val="none" w:sz="0" w:space="0" w:color="auto"/>
                <w:bottom w:val="none" w:sz="0" w:space="0" w:color="auto"/>
                <w:right w:val="none" w:sz="0" w:space="0" w:color="auto"/>
              </w:divBdr>
            </w:div>
            <w:div w:id="771245753">
              <w:marLeft w:val="0"/>
              <w:marRight w:val="0"/>
              <w:marTop w:val="0"/>
              <w:marBottom w:val="0"/>
              <w:divBdr>
                <w:top w:val="none" w:sz="0" w:space="0" w:color="auto"/>
                <w:left w:val="none" w:sz="0" w:space="0" w:color="auto"/>
                <w:bottom w:val="none" w:sz="0" w:space="0" w:color="auto"/>
                <w:right w:val="none" w:sz="0" w:space="0" w:color="auto"/>
              </w:divBdr>
            </w:div>
            <w:div w:id="1329559812">
              <w:marLeft w:val="0"/>
              <w:marRight w:val="0"/>
              <w:marTop w:val="0"/>
              <w:marBottom w:val="0"/>
              <w:divBdr>
                <w:top w:val="none" w:sz="0" w:space="0" w:color="auto"/>
                <w:left w:val="none" w:sz="0" w:space="0" w:color="auto"/>
                <w:bottom w:val="none" w:sz="0" w:space="0" w:color="auto"/>
                <w:right w:val="none" w:sz="0" w:space="0" w:color="auto"/>
              </w:divBdr>
            </w:div>
            <w:div w:id="899289195">
              <w:marLeft w:val="0"/>
              <w:marRight w:val="0"/>
              <w:marTop w:val="0"/>
              <w:marBottom w:val="0"/>
              <w:divBdr>
                <w:top w:val="none" w:sz="0" w:space="0" w:color="auto"/>
                <w:left w:val="none" w:sz="0" w:space="0" w:color="auto"/>
                <w:bottom w:val="none" w:sz="0" w:space="0" w:color="auto"/>
                <w:right w:val="none" w:sz="0" w:space="0" w:color="auto"/>
              </w:divBdr>
            </w:div>
            <w:div w:id="1781954886">
              <w:marLeft w:val="0"/>
              <w:marRight w:val="0"/>
              <w:marTop w:val="0"/>
              <w:marBottom w:val="0"/>
              <w:divBdr>
                <w:top w:val="none" w:sz="0" w:space="0" w:color="auto"/>
                <w:left w:val="none" w:sz="0" w:space="0" w:color="auto"/>
                <w:bottom w:val="none" w:sz="0" w:space="0" w:color="auto"/>
                <w:right w:val="none" w:sz="0" w:space="0" w:color="auto"/>
              </w:divBdr>
            </w:div>
            <w:div w:id="532227605">
              <w:marLeft w:val="0"/>
              <w:marRight w:val="0"/>
              <w:marTop w:val="0"/>
              <w:marBottom w:val="0"/>
              <w:divBdr>
                <w:top w:val="none" w:sz="0" w:space="0" w:color="auto"/>
                <w:left w:val="none" w:sz="0" w:space="0" w:color="auto"/>
                <w:bottom w:val="none" w:sz="0" w:space="0" w:color="auto"/>
                <w:right w:val="none" w:sz="0" w:space="0" w:color="auto"/>
              </w:divBdr>
            </w:div>
            <w:div w:id="2022273716">
              <w:marLeft w:val="0"/>
              <w:marRight w:val="0"/>
              <w:marTop w:val="0"/>
              <w:marBottom w:val="0"/>
              <w:divBdr>
                <w:top w:val="none" w:sz="0" w:space="0" w:color="auto"/>
                <w:left w:val="none" w:sz="0" w:space="0" w:color="auto"/>
                <w:bottom w:val="none" w:sz="0" w:space="0" w:color="auto"/>
                <w:right w:val="none" w:sz="0" w:space="0" w:color="auto"/>
              </w:divBdr>
            </w:div>
            <w:div w:id="22553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670617">
      <w:bodyDiv w:val="1"/>
      <w:marLeft w:val="0"/>
      <w:marRight w:val="0"/>
      <w:marTop w:val="0"/>
      <w:marBottom w:val="0"/>
      <w:divBdr>
        <w:top w:val="none" w:sz="0" w:space="0" w:color="auto"/>
        <w:left w:val="none" w:sz="0" w:space="0" w:color="auto"/>
        <w:bottom w:val="none" w:sz="0" w:space="0" w:color="auto"/>
        <w:right w:val="none" w:sz="0" w:space="0" w:color="auto"/>
      </w:divBdr>
      <w:divsChild>
        <w:div w:id="434180860">
          <w:marLeft w:val="0"/>
          <w:marRight w:val="0"/>
          <w:marTop w:val="0"/>
          <w:marBottom w:val="0"/>
          <w:divBdr>
            <w:top w:val="none" w:sz="0" w:space="0" w:color="auto"/>
            <w:left w:val="none" w:sz="0" w:space="0" w:color="auto"/>
            <w:bottom w:val="none" w:sz="0" w:space="0" w:color="auto"/>
            <w:right w:val="none" w:sz="0" w:space="0" w:color="auto"/>
          </w:divBdr>
          <w:divsChild>
            <w:div w:id="71860017">
              <w:marLeft w:val="0"/>
              <w:marRight w:val="0"/>
              <w:marTop w:val="0"/>
              <w:marBottom w:val="0"/>
              <w:divBdr>
                <w:top w:val="none" w:sz="0" w:space="0" w:color="auto"/>
                <w:left w:val="none" w:sz="0" w:space="0" w:color="auto"/>
                <w:bottom w:val="none" w:sz="0" w:space="0" w:color="auto"/>
                <w:right w:val="none" w:sz="0" w:space="0" w:color="auto"/>
              </w:divBdr>
            </w:div>
            <w:div w:id="101385246">
              <w:marLeft w:val="0"/>
              <w:marRight w:val="0"/>
              <w:marTop w:val="0"/>
              <w:marBottom w:val="0"/>
              <w:divBdr>
                <w:top w:val="none" w:sz="0" w:space="0" w:color="auto"/>
                <w:left w:val="none" w:sz="0" w:space="0" w:color="auto"/>
                <w:bottom w:val="none" w:sz="0" w:space="0" w:color="auto"/>
                <w:right w:val="none" w:sz="0" w:space="0" w:color="auto"/>
              </w:divBdr>
            </w:div>
            <w:div w:id="197356085">
              <w:marLeft w:val="0"/>
              <w:marRight w:val="0"/>
              <w:marTop w:val="0"/>
              <w:marBottom w:val="0"/>
              <w:divBdr>
                <w:top w:val="none" w:sz="0" w:space="0" w:color="auto"/>
                <w:left w:val="none" w:sz="0" w:space="0" w:color="auto"/>
                <w:bottom w:val="none" w:sz="0" w:space="0" w:color="auto"/>
                <w:right w:val="none" w:sz="0" w:space="0" w:color="auto"/>
              </w:divBdr>
            </w:div>
            <w:div w:id="220289888">
              <w:marLeft w:val="0"/>
              <w:marRight w:val="0"/>
              <w:marTop w:val="0"/>
              <w:marBottom w:val="0"/>
              <w:divBdr>
                <w:top w:val="none" w:sz="0" w:space="0" w:color="auto"/>
                <w:left w:val="none" w:sz="0" w:space="0" w:color="auto"/>
                <w:bottom w:val="none" w:sz="0" w:space="0" w:color="auto"/>
                <w:right w:val="none" w:sz="0" w:space="0" w:color="auto"/>
              </w:divBdr>
            </w:div>
            <w:div w:id="306084845">
              <w:marLeft w:val="0"/>
              <w:marRight w:val="0"/>
              <w:marTop w:val="0"/>
              <w:marBottom w:val="0"/>
              <w:divBdr>
                <w:top w:val="none" w:sz="0" w:space="0" w:color="auto"/>
                <w:left w:val="none" w:sz="0" w:space="0" w:color="auto"/>
                <w:bottom w:val="none" w:sz="0" w:space="0" w:color="auto"/>
                <w:right w:val="none" w:sz="0" w:space="0" w:color="auto"/>
              </w:divBdr>
            </w:div>
            <w:div w:id="533202080">
              <w:marLeft w:val="0"/>
              <w:marRight w:val="0"/>
              <w:marTop w:val="0"/>
              <w:marBottom w:val="0"/>
              <w:divBdr>
                <w:top w:val="none" w:sz="0" w:space="0" w:color="auto"/>
                <w:left w:val="none" w:sz="0" w:space="0" w:color="auto"/>
                <w:bottom w:val="none" w:sz="0" w:space="0" w:color="auto"/>
                <w:right w:val="none" w:sz="0" w:space="0" w:color="auto"/>
              </w:divBdr>
            </w:div>
            <w:div w:id="560365567">
              <w:marLeft w:val="0"/>
              <w:marRight w:val="0"/>
              <w:marTop w:val="0"/>
              <w:marBottom w:val="0"/>
              <w:divBdr>
                <w:top w:val="none" w:sz="0" w:space="0" w:color="auto"/>
                <w:left w:val="none" w:sz="0" w:space="0" w:color="auto"/>
                <w:bottom w:val="none" w:sz="0" w:space="0" w:color="auto"/>
                <w:right w:val="none" w:sz="0" w:space="0" w:color="auto"/>
              </w:divBdr>
            </w:div>
            <w:div w:id="608271173">
              <w:marLeft w:val="0"/>
              <w:marRight w:val="0"/>
              <w:marTop w:val="0"/>
              <w:marBottom w:val="0"/>
              <w:divBdr>
                <w:top w:val="none" w:sz="0" w:space="0" w:color="auto"/>
                <w:left w:val="none" w:sz="0" w:space="0" w:color="auto"/>
                <w:bottom w:val="none" w:sz="0" w:space="0" w:color="auto"/>
                <w:right w:val="none" w:sz="0" w:space="0" w:color="auto"/>
              </w:divBdr>
            </w:div>
            <w:div w:id="650404276">
              <w:marLeft w:val="0"/>
              <w:marRight w:val="0"/>
              <w:marTop w:val="0"/>
              <w:marBottom w:val="0"/>
              <w:divBdr>
                <w:top w:val="none" w:sz="0" w:space="0" w:color="auto"/>
                <w:left w:val="none" w:sz="0" w:space="0" w:color="auto"/>
                <w:bottom w:val="none" w:sz="0" w:space="0" w:color="auto"/>
                <w:right w:val="none" w:sz="0" w:space="0" w:color="auto"/>
              </w:divBdr>
            </w:div>
            <w:div w:id="711152641">
              <w:marLeft w:val="0"/>
              <w:marRight w:val="0"/>
              <w:marTop w:val="0"/>
              <w:marBottom w:val="0"/>
              <w:divBdr>
                <w:top w:val="none" w:sz="0" w:space="0" w:color="auto"/>
                <w:left w:val="none" w:sz="0" w:space="0" w:color="auto"/>
                <w:bottom w:val="none" w:sz="0" w:space="0" w:color="auto"/>
                <w:right w:val="none" w:sz="0" w:space="0" w:color="auto"/>
              </w:divBdr>
            </w:div>
            <w:div w:id="756291909">
              <w:marLeft w:val="0"/>
              <w:marRight w:val="0"/>
              <w:marTop w:val="0"/>
              <w:marBottom w:val="0"/>
              <w:divBdr>
                <w:top w:val="none" w:sz="0" w:space="0" w:color="auto"/>
                <w:left w:val="none" w:sz="0" w:space="0" w:color="auto"/>
                <w:bottom w:val="none" w:sz="0" w:space="0" w:color="auto"/>
                <w:right w:val="none" w:sz="0" w:space="0" w:color="auto"/>
              </w:divBdr>
            </w:div>
            <w:div w:id="776559222">
              <w:marLeft w:val="0"/>
              <w:marRight w:val="0"/>
              <w:marTop w:val="0"/>
              <w:marBottom w:val="0"/>
              <w:divBdr>
                <w:top w:val="none" w:sz="0" w:space="0" w:color="auto"/>
                <w:left w:val="none" w:sz="0" w:space="0" w:color="auto"/>
                <w:bottom w:val="none" w:sz="0" w:space="0" w:color="auto"/>
                <w:right w:val="none" w:sz="0" w:space="0" w:color="auto"/>
              </w:divBdr>
            </w:div>
            <w:div w:id="966811032">
              <w:marLeft w:val="0"/>
              <w:marRight w:val="0"/>
              <w:marTop w:val="0"/>
              <w:marBottom w:val="0"/>
              <w:divBdr>
                <w:top w:val="none" w:sz="0" w:space="0" w:color="auto"/>
                <w:left w:val="none" w:sz="0" w:space="0" w:color="auto"/>
                <w:bottom w:val="none" w:sz="0" w:space="0" w:color="auto"/>
                <w:right w:val="none" w:sz="0" w:space="0" w:color="auto"/>
              </w:divBdr>
            </w:div>
            <w:div w:id="1072000795">
              <w:marLeft w:val="0"/>
              <w:marRight w:val="0"/>
              <w:marTop w:val="0"/>
              <w:marBottom w:val="0"/>
              <w:divBdr>
                <w:top w:val="none" w:sz="0" w:space="0" w:color="auto"/>
                <w:left w:val="none" w:sz="0" w:space="0" w:color="auto"/>
                <w:bottom w:val="none" w:sz="0" w:space="0" w:color="auto"/>
                <w:right w:val="none" w:sz="0" w:space="0" w:color="auto"/>
              </w:divBdr>
            </w:div>
            <w:div w:id="1498500658">
              <w:marLeft w:val="0"/>
              <w:marRight w:val="0"/>
              <w:marTop w:val="0"/>
              <w:marBottom w:val="0"/>
              <w:divBdr>
                <w:top w:val="none" w:sz="0" w:space="0" w:color="auto"/>
                <w:left w:val="none" w:sz="0" w:space="0" w:color="auto"/>
                <w:bottom w:val="none" w:sz="0" w:space="0" w:color="auto"/>
                <w:right w:val="none" w:sz="0" w:space="0" w:color="auto"/>
              </w:divBdr>
            </w:div>
            <w:div w:id="1607696327">
              <w:marLeft w:val="0"/>
              <w:marRight w:val="0"/>
              <w:marTop w:val="0"/>
              <w:marBottom w:val="0"/>
              <w:divBdr>
                <w:top w:val="none" w:sz="0" w:space="0" w:color="auto"/>
                <w:left w:val="none" w:sz="0" w:space="0" w:color="auto"/>
                <w:bottom w:val="none" w:sz="0" w:space="0" w:color="auto"/>
                <w:right w:val="none" w:sz="0" w:space="0" w:color="auto"/>
              </w:divBdr>
            </w:div>
            <w:div w:id="1681463929">
              <w:marLeft w:val="0"/>
              <w:marRight w:val="0"/>
              <w:marTop w:val="0"/>
              <w:marBottom w:val="0"/>
              <w:divBdr>
                <w:top w:val="none" w:sz="0" w:space="0" w:color="auto"/>
                <w:left w:val="none" w:sz="0" w:space="0" w:color="auto"/>
                <w:bottom w:val="none" w:sz="0" w:space="0" w:color="auto"/>
                <w:right w:val="none" w:sz="0" w:space="0" w:color="auto"/>
              </w:divBdr>
            </w:div>
            <w:div w:id="1691300570">
              <w:marLeft w:val="0"/>
              <w:marRight w:val="0"/>
              <w:marTop w:val="0"/>
              <w:marBottom w:val="0"/>
              <w:divBdr>
                <w:top w:val="none" w:sz="0" w:space="0" w:color="auto"/>
                <w:left w:val="none" w:sz="0" w:space="0" w:color="auto"/>
                <w:bottom w:val="none" w:sz="0" w:space="0" w:color="auto"/>
                <w:right w:val="none" w:sz="0" w:space="0" w:color="auto"/>
              </w:divBdr>
            </w:div>
            <w:div w:id="1806193831">
              <w:marLeft w:val="0"/>
              <w:marRight w:val="0"/>
              <w:marTop w:val="0"/>
              <w:marBottom w:val="0"/>
              <w:divBdr>
                <w:top w:val="none" w:sz="0" w:space="0" w:color="auto"/>
                <w:left w:val="none" w:sz="0" w:space="0" w:color="auto"/>
                <w:bottom w:val="none" w:sz="0" w:space="0" w:color="auto"/>
                <w:right w:val="none" w:sz="0" w:space="0" w:color="auto"/>
              </w:divBdr>
            </w:div>
            <w:div w:id="1865485549">
              <w:marLeft w:val="0"/>
              <w:marRight w:val="0"/>
              <w:marTop w:val="0"/>
              <w:marBottom w:val="0"/>
              <w:divBdr>
                <w:top w:val="none" w:sz="0" w:space="0" w:color="auto"/>
                <w:left w:val="none" w:sz="0" w:space="0" w:color="auto"/>
                <w:bottom w:val="none" w:sz="0" w:space="0" w:color="auto"/>
                <w:right w:val="none" w:sz="0" w:space="0" w:color="auto"/>
              </w:divBdr>
            </w:div>
            <w:div w:id="1958633878">
              <w:marLeft w:val="0"/>
              <w:marRight w:val="0"/>
              <w:marTop w:val="0"/>
              <w:marBottom w:val="0"/>
              <w:divBdr>
                <w:top w:val="none" w:sz="0" w:space="0" w:color="auto"/>
                <w:left w:val="none" w:sz="0" w:space="0" w:color="auto"/>
                <w:bottom w:val="none" w:sz="0" w:space="0" w:color="auto"/>
                <w:right w:val="none" w:sz="0" w:space="0" w:color="auto"/>
              </w:divBdr>
            </w:div>
            <w:div w:id="2003124855">
              <w:marLeft w:val="0"/>
              <w:marRight w:val="0"/>
              <w:marTop w:val="0"/>
              <w:marBottom w:val="0"/>
              <w:divBdr>
                <w:top w:val="none" w:sz="0" w:space="0" w:color="auto"/>
                <w:left w:val="none" w:sz="0" w:space="0" w:color="auto"/>
                <w:bottom w:val="none" w:sz="0" w:space="0" w:color="auto"/>
                <w:right w:val="none" w:sz="0" w:space="0" w:color="auto"/>
              </w:divBdr>
            </w:div>
            <w:div w:id="211381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317595">
      <w:bodyDiv w:val="1"/>
      <w:marLeft w:val="0"/>
      <w:marRight w:val="0"/>
      <w:marTop w:val="0"/>
      <w:marBottom w:val="0"/>
      <w:divBdr>
        <w:top w:val="none" w:sz="0" w:space="0" w:color="auto"/>
        <w:left w:val="none" w:sz="0" w:space="0" w:color="auto"/>
        <w:bottom w:val="none" w:sz="0" w:space="0" w:color="auto"/>
        <w:right w:val="none" w:sz="0" w:space="0" w:color="auto"/>
      </w:divBdr>
      <w:divsChild>
        <w:div w:id="903948520">
          <w:marLeft w:val="0"/>
          <w:marRight w:val="0"/>
          <w:marTop w:val="0"/>
          <w:marBottom w:val="0"/>
          <w:divBdr>
            <w:top w:val="none" w:sz="0" w:space="0" w:color="auto"/>
            <w:left w:val="none" w:sz="0" w:space="0" w:color="auto"/>
            <w:bottom w:val="none" w:sz="0" w:space="0" w:color="auto"/>
            <w:right w:val="none" w:sz="0" w:space="0" w:color="auto"/>
          </w:divBdr>
          <w:divsChild>
            <w:div w:id="329336154">
              <w:marLeft w:val="0"/>
              <w:marRight w:val="0"/>
              <w:marTop w:val="0"/>
              <w:marBottom w:val="0"/>
              <w:divBdr>
                <w:top w:val="none" w:sz="0" w:space="0" w:color="auto"/>
                <w:left w:val="none" w:sz="0" w:space="0" w:color="auto"/>
                <w:bottom w:val="none" w:sz="0" w:space="0" w:color="auto"/>
                <w:right w:val="none" w:sz="0" w:space="0" w:color="auto"/>
              </w:divBdr>
            </w:div>
            <w:div w:id="374700447">
              <w:marLeft w:val="0"/>
              <w:marRight w:val="0"/>
              <w:marTop w:val="0"/>
              <w:marBottom w:val="0"/>
              <w:divBdr>
                <w:top w:val="none" w:sz="0" w:space="0" w:color="auto"/>
                <w:left w:val="none" w:sz="0" w:space="0" w:color="auto"/>
                <w:bottom w:val="none" w:sz="0" w:space="0" w:color="auto"/>
                <w:right w:val="none" w:sz="0" w:space="0" w:color="auto"/>
              </w:divBdr>
            </w:div>
            <w:div w:id="487329747">
              <w:marLeft w:val="0"/>
              <w:marRight w:val="0"/>
              <w:marTop w:val="0"/>
              <w:marBottom w:val="0"/>
              <w:divBdr>
                <w:top w:val="none" w:sz="0" w:space="0" w:color="auto"/>
                <w:left w:val="none" w:sz="0" w:space="0" w:color="auto"/>
                <w:bottom w:val="none" w:sz="0" w:space="0" w:color="auto"/>
                <w:right w:val="none" w:sz="0" w:space="0" w:color="auto"/>
              </w:divBdr>
            </w:div>
            <w:div w:id="513034275">
              <w:marLeft w:val="0"/>
              <w:marRight w:val="0"/>
              <w:marTop w:val="0"/>
              <w:marBottom w:val="0"/>
              <w:divBdr>
                <w:top w:val="none" w:sz="0" w:space="0" w:color="auto"/>
                <w:left w:val="none" w:sz="0" w:space="0" w:color="auto"/>
                <w:bottom w:val="none" w:sz="0" w:space="0" w:color="auto"/>
                <w:right w:val="none" w:sz="0" w:space="0" w:color="auto"/>
              </w:divBdr>
            </w:div>
            <w:div w:id="561138955">
              <w:marLeft w:val="0"/>
              <w:marRight w:val="0"/>
              <w:marTop w:val="0"/>
              <w:marBottom w:val="0"/>
              <w:divBdr>
                <w:top w:val="none" w:sz="0" w:space="0" w:color="auto"/>
                <w:left w:val="none" w:sz="0" w:space="0" w:color="auto"/>
                <w:bottom w:val="none" w:sz="0" w:space="0" w:color="auto"/>
                <w:right w:val="none" w:sz="0" w:space="0" w:color="auto"/>
              </w:divBdr>
            </w:div>
            <w:div w:id="705254447">
              <w:marLeft w:val="0"/>
              <w:marRight w:val="0"/>
              <w:marTop w:val="0"/>
              <w:marBottom w:val="0"/>
              <w:divBdr>
                <w:top w:val="none" w:sz="0" w:space="0" w:color="auto"/>
                <w:left w:val="none" w:sz="0" w:space="0" w:color="auto"/>
                <w:bottom w:val="none" w:sz="0" w:space="0" w:color="auto"/>
                <w:right w:val="none" w:sz="0" w:space="0" w:color="auto"/>
              </w:divBdr>
            </w:div>
            <w:div w:id="810027329">
              <w:marLeft w:val="0"/>
              <w:marRight w:val="0"/>
              <w:marTop w:val="0"/>
              <w:marBottom w:val="0"/>
              <w:divBdr>
                <w:top w:val="none" w:sz="0" w:space="0" w:color="auto"/>
                <w:left w:val="none" w:sz="0" w:space="0" w:color="auto"/>
                <w:bottom w:val="none" w:sz="0" w:space="0" w:color="auto"/>
                <w:right w:val="none" w:sz="0" w:space="0" w:color="auto"/>
              </w:divBdr>
            </w:div>
            <w:div w:id="824247543">
              <w:marLeft w:val="0"/>
              <w:marRight w:val="0"/>
              <w:marTop w:val="0"/>
              <w:marBottom w:val="0"/>
              <w:divBdr>
                <w:top w:val="none" w:sz="0" w:space="0" w:color="auto"/>
                <w:left w:val="none" w:sz="0" w:space="0" w:color="auto"/>
                <w:bottom w:val="none" w:sz="0" w:space="0" w:color="auto"/>
                <w:right w:val="none" w:sz="0" w:space="0" w:color="auto"/>
              </w:divBdr>
            </w:div>
            <w:div w:id="866991331">
              <w:marLeft w:val="0"/>
              <w:marRight w:val="0"/>
              <w:marTop w:val="0"/>
              <w:marBottom w:val="0"/>
              <w:divBdr>
                <w:top w:val="none" w:sz="0" w:space="0" w:color="auto"/>
                <w:left w:val="none" w:sz="0" w:space="0" w:color="auto"/>
                <w:bottom w:val="none" w:sz="0" w:space="0" w:color="auto"/>
                <w:right w:val="none" w:sz="0" w:space="0" w:color="auto"/>
              </w:divBdr>
            </w:div>
            <w:div w:id="1017461313">
              <w:marLeft w:val="0"/>
              <w:marRight w:val="0"/>
              <w:marTop w:val="0"/>
              <w:marBottom w:val="0"/>
              <w:divBdr>
                <w:top w:val="none" w:sz="0" w:space="0" w:color="auto"/>
                <w:left w:val="none" w:sz="0" w:space="0" w:color="auto"/>
                <w:bottom w:val="none" w:sz="0" w:space="0" w:color="auto"/>
                <w:right w:val="none" w:sz="0" w:space="0" w:color="auto"/>
              </w:divBdr>
            </w:div>
            <w:div w:id="1134715804">
              <w:marLeft w:val="0"/>
              <w:marRight w:val="0"/>
              <w:marTop w:val="0"/>
              <w:marBottom w:val="0"/>
              <w:divBdr>
                <w:top w:val="none" w:sz="0" w:space="0" w:color="auto"/>
                <w:left w:val="none" w:sz="0" w:space="0" w:color="auto"/>
                <w:bottom w:val="none" w:sz="0" w:space="0" w:color="auto"/>
                <w:right w:val="none" w:sz="0" w:space="0" w:color="auto"/>
              </w:divBdr>
            </w:div>
            <w:div w:id="1227454765">
              <w:marLeft w:val="0"/>
              <w:marRight w:val="0"/>
              <w:marTop w:val="0"/>
              <w:marBottom w:val="0"/>
              <w:divBdr>
                <w:top w:val="none" w:sz="0" w:space="0" w:color="auto"/>
                <w:left w:val="none" w:sz="0" w:space="0" w:color="auto"/>
                <w:bottom w:val="none" w:sz="0" w:space="0" w:color="auto"/>
                <w:right w:val="none" w:sz="0" w:space="0" w:color="auto"/>
              </w:divBdr>
            </w:div>
            <w:div w:id="1264453964">
              <w:marLeft w:val="0"/>
              <w:marRight w:val="0"/>
              <w:marTop w:val="0"/>
              <w:marBottom w:val="0"/>
              <w:divBdr>
                <w:top w:val="none" w:sz="0" w:space="0" w:color="auto"/>
                <w:left w:val="none" w:sz="0" w:space="0" w:color="auto"/>
                <w:bottom w:val="none" w:sz="0" w:space="0" w:color="auto"/>
                <w:right w:val="none" w:sz="0" w:space="0" w:color="auto"/>
              </w:divBdr>
            </w:div>
            <w:div w:id="1322929600">
              <w:marLeft w:val="0"/>
              <w:marRight w:val="0"/>
              <w:marTop w:val="0"/>
              <w:marBottom w:val="0"/>
              <w:divBdr>
                <w:top w:val="none" w:sz="0" w:space="0" w:color="auto"/>
                <w:left w:val="none" w:sz="0" w:space="0" w:color="auto"/>
                <w:bottom w:val="none" w:sz="0" w:space="0" w:color="auto"/>
                <w:right w:val="none" w:sz="0" w:space="0" w:color="auto"/>
              </w:divBdr>
            </w:div>
            <w:div w:id="1396780663">
              <w:marLeft w:val="0"/>
              <w:marRight w:val="0"/>
              <w:marTop w:val="0"/>
              <w:marBottom w:val="0"/>
              <w:divBdr>
                <w:top w:val="none" w:sz="0" w:space="0" w:color="auto"/>
                <w:left w:val="none" w:sz="0" w:space="0" w:color="auto"/>
                <w:bottom w:val="none" w:sz="0" w:space="0" w:color="auto"/>
                <w:right w:val="none" w:sz="0" w:space="0" w:color="auto"/>
              </w:divBdr>
            </w:div>
            <w:div w:id="1722711921">
              <w:marLeft w:val="0"/>
              <w:marRight w:val="0"/>
              <w:marTop w:val="0"/>
              <w:marBottom w:val="0"/>
              <w:divBdr>
                <w:top w:val="none" w:sz="0" w:space="0" w:color="auto"/>
                <w:left w:val="none" w:sz="0" w:space="0" w:color="auto"/>
                <w:bottom w:val="none" w:sz="0" w:space="0" w:color="auto"/>
                <w:right w:val="none" w:sz="0" w:space="0" w:color="auto"/>
              </w:divBdr>
            </w:div>
            <w:div w:id="1787505911">
              <w:marLeft w:val="0"/>
              <w:marRight w:val="0"/>
              <w:marTop w:val="0"/>
              <w:marBottom w:val="0"/>
              <w:divBdr>
                <w:top w:val="none" w:sz="0" w:space="0" w:color="auto"/>
                <w:left w:val="none" w:sz="0" w:space="0" w:color="auto"/>
                <w:bottom w:val="none" w:sz="0" w:space="0" w:color="auto"/>
                <w:right w:val="none" w:sz="0" w:space="0" w:color="auto"/>
              </w:divBdr>
            </w:div>
            <w:div w:id="1789742635">
              <w:marLeft w:val="0"/>
              <w:marRight w:val="0"/>
              <w:marTop w:val="0"/>
              <w:marBottom w:val="0"/>
              <w:divBdr>
                <w:top w:val="none" w:sz="0" w:space="0" w:color="auto"/>
                <w:left w:val="none" w:sz="0" w:space="0" w:color="auto"/>
                <w:bottom w:val="none" w:sz="0" w:space="0" w:color="auto"/>
                <w:right w:val="none" w:sz="0" w:space="0" w:color="auto"/>
              </w:divBdr>
            </w:div>
            <w:div w:id="1886133688">
              <w:marLeft w:val="0"/>
              <w:marRight w:val="0"/>
              <w:marTop w:val="0"/>
              <w:marBottom w:val="0"/>
              <w:divBdr>
                <w:top w:val="none" w:sz="0" w:space="0" w:color="auto"/>
                <w:left w:val="none" w:sz="0" w:space="0" w:color="auto"/>
                <w:bottom w:val="none" w:sz="0" w:space="0" w:color="auto"/>
                <w:right w:val="none" w:sz="0" w:space="0" w:color="auto"/>
              </w:divBdr>
            </w:div>
            <w:div w:id="1891334075">
              <w:marLeft w:val="0"/>
              <w:marRight w:val="0"/>
              <w:marTop w:val="0"/>
              <w:marBottom w:val="0"/>
              <w:divBdr>
                <w:top w:val="none" w:sz="0" w:space="0" w:color="auto"/>
                <w:left w:val="none" w:sz="0" w:space="0" w:color="auto"/>
                <w:bottom w:val="none" w:sz="0" w:space="0" w:color="auto"/>
                <w:right w:val="none" w:sz="0" w:space="0" w:color="auto"/>
              </w:divBdr>
            </w:div>
            <w:div w:id="1943219792">
              <w:marLeft w:val="0"/>
              <w:marRight w:val="0"/>
              <w:marTop w:val="0"/>
              <w:marBottom w:val="0"/>
              <w:divBdr>
                <w:top w:val="none" w:sz="0" w:space="0" w:color="auto"/>
                <w:left w:val="none" w:sz="0" w:space="0" w:color="auto"/>
                <w:bottom w:val="none" w:sz="0" w:space="0" w:color="auto"/>
                <w:right w:val="none" w:sz="0" w:space="0" w:color="auto"/>
              </w:divBdr>
            </w:div>
            <w:div w:id="1993636650">
              <w:marLeft w:val="0"/>
              <w:marRight w:val="0"/>
              <w:marTop w:val="0"/>
              <w:marBottom w:val="0"/>
              <w:divBdr>
                <w:top w:val="none" w:sz="0" w:space="0" w:color="auto"/>
                <w:left w:val="none" w:sz="0" w:space="0" w:color="auto"/>
                <w:bottom w:val="none" w:sz="0" w:space="0" w:color="auto"/>
                <w:right w:val="none" w:sz="0" w:space="0" w:color="auto"/>
              </w:divBdr>
            </w:div>
            <w:div w:id="2035576185">
              <w:marLeft w:val="0"/>
              <w:marRight w:val="0"/>
              <w:marTop w:val="0"/>
              <w:marBottom w:val="0"/>
              <w:divBdr>
                <w:top w:val="none" w:sz="0" w:space="0" w:color="auto"/>
                <w:left w:val="none" w:sz="0" w:space="0" w:color="auto"/>
                <w:bottom w:val="none" w:sz="0" w:space="0" w:color="auto"/>
                <w:right w:val="none" w:sz="0" w:space="0" w:color="auto"/>
              </w:divBdr>
            </w:div>
            <w:div w:id="2074083944">
              <w:marLeft w:val="0"/>
              <w:marRight w:val="0"/>
              <w:marTop w:val="0"/>
              <w:marBottom w:val="0"/>
              <w:divBdr>
                <w:top w:val="none" w:sz="0" w:space="0" w:color="auto"/>
                <w:left w:val="none" w:sz="0" w:space="0" w:color="auto"/>
                <w:bottom w:val="none" w:sz="0" w:space="0" w:color="auto"/>
                <w:right w:val="none" w:sz="0" w:space="0" w:color="auto"/>
              </w:divBdr>
            </w:div>
            <w:div w:id="2114284304">
              <w:marLeft w:val="0"/>
              <w:marRight w:val="0"/>
              <w:marTop w:val="0"/>
              <w:marBottom w:val="0"/>
              <w:divBdr>
                <w:top w:val="none" w:sz="0" w:space="0" w:color="auto"/>
                <w:left w:val="none" w:sz="0" w:space="0" w:color="auto"/>
                <w:bottom w:val="none" w:sz="0" w:space="0" w:color="auto"/>
                <w:right w:val="none" w:sz="0" w:space="0" w:color="auto"/>
              </w:divBdr>
            </w:div>
            <w:div w:id="214122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95161">
      <w:bodyDiv w:val="1"/>
      <w:marLeft w:val="0"/>
      <w:marRight w:val="0"/>
      <w:marTop w:val="0"/>
      <w:marBottom w:val="0"/>
      <w:divBdr>
        <w:top w:val="none" w:sz="0" w:space="0" w:color="auto"/>
        <w:left w:val="none" w:sz="0" w:space="0" w:color="auto"/>
        <w:bottom w:val="none" w:sz="0" w:space="0" w:color="auto"/>
        <w:right w:val="none" w:sz="0" w:space="0" w:color="auto"/>
      </w:divBdr>
      <w:divsChild>
        <w:div w:id="494762372">
          <w:marLeft w:val="0"/>
          <w:marRight w:val="0"/>
          <w:marTop w:val="0"/>
          <w:marBottom w:val="0"/>
          <w:divBdr>
            <w:top w:val="none" w:sz="0" w:space="0" w:color="auto"/>
            <w:left w:val="none" w:sz="0" w:space="0" w:color="auto"/>
            <w:bottom w:val="none" w:sz="0" w:space="0" w:color="auto"/>
            <w:right w:val="none" w:sz="0" w:space="0" w:color="auto"/>
          </w:divBdr>
          <w:divsChild>
            <w:div w:id="265190396">
              <w:marLeft w:val="0"/>
              <w:marRight w:val="0"/>
              <w:marTop w:val="0"/>
              <w:marBottom w:val="0"/>
              <w:divBdr>
                <w:top w:val="none" w:sz="0" w:space="0" w:color="auto"/>
                <w:left w:val="none" w:sz="0" w:space="0" w:color="auto"/>
                <w:bottom w:val="none" w:sz="0" w:space="0" w:color="auto"/>
                <w:right w:val="none" w:sz="0" w:space="0" w:color="auto"/>
              </w:divBdr>
            </w:div>
            <w:div w:id="323701059">
              <w:marLeft w:val="0"/>
              <w:marRight w:val="0"/>
              <w:marTop w:val="0"/>
              <w:marBottom w:val="0"/>
              <w:divBdr>
                <w:top w:val="none" w:sz="0" w:space="0" w:color="auto"/>
                <w:left w:val="none" w:sz="0" w:space="0" w:color="auto"/>
                <w:bottom w:val="none" w:sz="0" w:space="0" w:color="auto"/>
                <w:right w:val="none" w:sz="0" w:space="0" w:color="auto"/>
              </w:divBdr>
            </w:div>
            <w:div w:id="467281735">
              <w:marLeft w:val="0"/>
              <w:marRight w:val="0"/>
              <w:marTop w:val="0"/>
              <w:marBottom w:val="0"/>
              <w:divBdr>
                <w:top w:val="none" w:sz="0" w:space="0" w:color="auto"/>
                <w:left w:val="none" w:sz="0" w:space="0" w:color="auto"/>
                <w:bottom w:val="none" w:sz="0" w:space="0" w:color="auto"/>
                <w:right w:val="none" w:sz="0" w:space="0" w:color="auto"/>
              </w:divBdr>
            </w:div>
            <w:div w:id="685137420">
              <w:marLeft w:val="0"/>
              <w:marRight w:val="0"/>
              <w:marTop w:val="0"/>
              <w:marBottom w:val="0"/>
              <w:divBdr>
                <w:top w:val="none" w:sz="0" w:space="0" w:color="auto"/>
                <w:left w:val="none" w:sz="0" w:space="0" w:color="auto"/>
                <w:bottom w:val="none" w:sz="0" w:space="0" w:color="auto"/>
                <w:right w:val="none" w:sz="0" w:space="0" w:color="auto"/>
              </w:divBdr>
            </w:div>
            <w:div w:id="692152300">
              <w:marLeft w:val="0"/>
              <w:marRight w:val="0"/>
              <w:marTop w:val="0"/>
              <w:marBottom w:val="0"/>
              <w:divBdr>
                <w:top w:val="none" w:sz="0" w:space="0" w:color="auto"/>
                <w:left w:val="none" w:sz="0" w:space="0" w:color="auto"/>
                <w:bottom w:val="none" w:sz="0" w:space="0" w:color="auto"/>
                <w:right w:val="none" w:sz="0" w:space="0" w:color="auto"/>
              </w:divBdr>
            </w:div>
            <w:div w:id="950092278">
              <w:marLeft w:val="0"/>
              <w:marRight w:val="0"/>
              <w:marTop w:val="0"/>
              <w:marBottom w:val="0"/>
              <w:divBdr>
                <w:top w:val="none" w:sz="0" w:space="0" w:color="auto"/>
                <w:left w:val="none" w:sz="0" w:space="0" w:color="auto"/>
                <w:bottom w:val="none" w:sz="0" w:space="0" w:color="auto"/>
                <w:right w:val="none" w:sz="0" w:space="0" w:color="auto"/>
              </w:divBdr>
            </w:div>
            <w:div w:id="1020863260">
              <w:marLeft w:val="0"/>
              <w:marRight w:val="0"/>
              <w:marTop w:val="0"/>
              <w:marBottom w:val="0"/>
              <w:divBdr>
                <w:top w:val="none" w:sz="0" w:space="0" w:color="auto"/>
                <w:left w:val="none" w:sz="0" w:space="0" w:color="auto"/>
                <w:bottom w:val="none" w:sz="0" w:space="0" w:color="auto"/>
                <w:right w:val="none" w:sz="0" w:space="0" w:color="auto"/>
              </w:divBdr>
            </w:div>
            <w:div w:id="1269511428">
              <w:marLeft w:val="0"/>
              <w:marRight w:val="0"/>
              <w:marTop w:val="0"/>
              <w:marBottom w:val="0"/>
              <w:divBdr>
                <w:top w:val="none" w:sz="0" w:space="0" w:color="auto"/>
                <w:left w:val="none" w:sz="0" w:space="0" w:color="auto"/>
                <w:bottom w:val="none" w:sz="0" w:space="0" w:color="auto"/>
                <w:right w:val="none" w:sz="0" w:space="0" w:color="auto"/>
              </w:divBdr>
            </w:div>
            <w:div w:id="1508443532">
              <w:marLeft w:val="0"/>
              <w:marRight w:val="0"/>
              <w:marTop w:val="0"/>
              <w:marBottom w:val="0"/>
              <w:divBdr>
                <w:top w:val="none" w:sz="0" w:space="0" w:color="auto"/>
                <w:left w:val="none" w:sz="0" w:space="0" w:color="auto"/>
                <w:bottom w:val="none" w:sz="0" w:space="0" w:color="auto"/>
                <w:right w:val="none" w:sz="0" w:space="0" w:color="auto"/>
              </w:divBdr>
            </w:div>
            <w:div w:id="1549759788">
              <w:marLeft w:val="0"/>
              <w:marRight w:val="0"/>
              <w:marTop w:val="0"/>
              <w:marBottom w:val="0"/>
              <w:divBdr>
                <w:top w:val="none" w:sz="0" w:space="0" w:color="auto"/>
                <w:left w:val="none" w:sz="0" w:space="0" w:color="auto"/>
                <w:bottom w:val="none" w:sz="0" w:space="0" w:color="auto"/>
                <w:right w:val="none" w:sz="0" w:space="0" w:color="auto"/>
              </w:divBdr>
            </w:div>
            <w:div w:id="1618487620">
              <w:marLeft w:val="0"/>
              <w:marRight w:val="0"/>
              <w:marTop w:val="0"/>
              <w:marBottom w:val="0"/>
              <w:divBdr>
                <w:top w:val="none" w:sz="0" w:space="0" w:color="auto"/>
                <w:left w:val="none" w:sz="0" w:space="0" w:color="auto"/>
                <w:bottom w:val="none" w:sz="0" w:space="0" w:color="auto"/>
                <w:right w:val="none" w:sz="0" w:space="0" w:color="auto"/>
              </w:divBdr>
            </w:div>
            <w:div w:id="1646473757">
              <w:marLeft w:val="0"/>
              <w:marRight w:val="0"/>
              <w:marTop w:val="0"/>
              <w:marBottom w:val="0"/>
              <w:divBdr>
                <w:top w:val="none" w:sz="0" w:space="0" w:color="auto"/>
                <w:left w:val="none" w:sz="0" w:space="0" w:color="auto"/>
                <w:bottom w:val="none" w:sz="0" w:space="0" w:color="auto"/>
                <w:right w:val="none" w:sz="0" w:space="0" w:color="auto"/>
              </w:divBdr>
            </w:div>
            <w:div w:id="1751778200">
              <w:marLeft w:val="0"/>
              <w:marRight w:val="0"/>
              <w:marTop w:val="0"/>
              <w:marBottom w:val="0"/>
              <w:divBdr>
                <w:top w:val="none" w:sz="0" w:space="0" w:color="auto"/>
                <w:left w:val="none" w:sz="0" w:space="0" w:color="auto"/>
                <w:bottom w:val="none" w:sz="0" w:space="0" w:color="auto"/>
                <w:right w:val="none" w:sz="0" w:space="0" w:color="auto"/>
              </w:divBdr>
            </w:div>
            <w:div w:id="1831939610">
              <w:marLeft w:val="0"/>
              <w:marRight w:val="0"/>
              <w:marTop w:val="0"/>
              <w:marBottom w:val="0"/>
              <w:divBdr>
                <w:top w:val="none" w:sz="0" w:space="0" w:color="auto"/>
                <w:left w:val="none" w:sz="0" w:space="0" w:color="auto"/>
                <w:bottom w:val="none" w:sz="0" w:space="0" w:color="auto"/>
                <w:right w:val="none" w:sz="0" w:space="0" w:color="auto"/>
              </w:divBdr>
            </w:div>
            <w:div w:id="193535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010708">
      <w:bodyDiv w:val="1"/>
      <w:marLeft w:val="0"/>
      <w:marRight w:val="0"/>
      <w:marTop w:val="0"/>
      <w:marBottom w:val="0"/>
      <w:divBdr>
        <w:top w:val="none" w:sz="0" w:space="0" w:color="auto"/>
        <w:left w:val="none" w:sz="0" w:space="0" w:color="auto"/>
        <w:bottom w:val="none" w:sz="0" w:space="0" w:color="auto"/>
        <w:right w:val="none" w:sz="0" w:space="0" w:color="auto"/>
      </w:divBdr>
      <w:divsChild>
        <w:div w:id="889267732">
          <w:marLeft w:val="0"/>
          <w:marRight w:val="0"/>
          <w:marTop w:val="0"/>
          <w:marBottom w:val="0"/>
          <w:divBdr>
            <w:top w:val="none" w:sz="0" w:space="0" w:color="auto"/>
            <w:left w:val="none" w:sz="0" w:space="0" w:color="auto"/>
            <w:bottom w:val="none" w:sz="0" w:space="0" w:color="auto"/>
            <w:right w:val="none" w:sz="0" w:space="0" w:color="auto"/>
          </w:divBdr>
          <w:divsChild>
            <w:div w:id="830872869">
              <w:marLeft w:val="0"/>
              <w:marRight w:val="0"/>
              <w:marTop w:val="0"/>
              <w:marBottom w:val="0"/>
              <w:divBdr>
                <w:top w:val="none" w:sz="0" w:space="0" w:color="auto"/>
                <w:left w:val="none" w:sz="0" w:space="0" w:color="auto"/>
                <w:bottom w:val="none" w:sz="0" w:space="0" w:color="auto"/>
                <w:right w:val="none" w:sz="0" w:space="0" w:color="auto"/>
              </w:divBdr>
            </w:div>
            <w:div w:id="645857991">
              <w:marLeft w:val="0"/>
              <w:marRight w:val="0"/>
              <w:marTop w:val="0"/>
              <w:marBottom w:val="0"/>
              <w:divBdr>
                <w:top w:val="none" w:sz="0" w:space="0" w:color="auto"/>
                <w:left w:val="none" w:sz="0" w:space="0" w:color="auto"/>
                <w:bottom w:val="none" w:sz="0" w:space="0" w:color="auto"/>
                <w:right w:val="none" w:sz="0" w:space="0" w:color="auto"/>
              </w:divBdr>
            </w:div>
            <w:div w:id="121923089">
              <w:marLeft w:val="0"/>
              <w:marRight w:val="0"/>
              <w:marTop w:val="0"/>
              <w:marBottom w:val="0"/>
              <w:divBdr>
                <w:top w:val="none" w:sz="0" w:space="0" w:color="auto"/>
                <w:left w:val="none" w:sz="0" w:space="0" w:color="auto"/>
                <w:bottom w:val="none" w:sz="0" w:space="0" w:color="auto"/>
                <w:right w:val="none" w:sz="0" w:space="0" w:color="auto"/>
              </w:divBdr>
            </w:div>
            <w:div w:id="843057601">
              <w:marLeft w:val="0"/>
              <w:marRight w:val="0"/>
              <w:marTop w:val="0"/>
              <w:marBottom w:val="0"/>
              <w:divBdr>
                <w:top w:val="none" w:sz="0" w:space="0" w:color="auto"/>
                <w:left w:val="none" w:sz="0" w:space="0" w:color="auto"/>
                <w:bottom w:val="none" w:sz="0" w:space="0" w:color="auto"/>
                <w:right w:val="none" w:sz="0" w:space="0" w:color="auto"/>
              </w:divBdr>
            </w:div>
            <w:div w:id="1224289883">
              <w:marLeft w:val="0"/>
              <w:marRight w:val="0"/>
              <w:marTop w:val="0"/>
              <w:marBottom w:val="0"/>
              <w:divBdr>
                <w:top w:val="none" w:sz="0" w:space="0" w:color="auto"/>
                <w:left w:val="none" w:sz="0" w:space="0" w:color="auto"/>
                <w:bottom w:val="none" w:sz="0" w:space="0" w:color="auto"/>
                <w:right w:val="none" w:sz="0" w:space="0" w:color="auto"/>
              </w:divBdr>
            </w:div>
            <w:div w:id="2136561208">
              <w:marLeft w:val="0"/>
              <w:marRight w:val="0"/>
              <w:marTop w:val="0"/>
              <w:marBottom w:val="0"/>
              <w:divBdr>
                <w:top w:val="none" w:sz="0" w:space="0" w:color="auto"/>
                <w:left w:val="none" w:sz="0" w:space="0" w:color="auto"/>
                <w:bottom w:val="none" w:sz="0" w:space="0" w:color="auto"/>
                <w:right w:val="none" w:sz="0" w:space="0" w:color="auto"/>
              </w:divBdr>
            </w:div>
            <w:div w:id="1327513757">
              <w:marLeft w:val="0"/>
              <w:marRight w:val="0"/>
              <w:marTop w:val="0"/>
              <w:marBottom w:val="0"/>
              <w:divBdr>
                <w:top w:val="none" w:sz="0" w:space="0" w:color="auto"/>
                <w:left w:val="none" w:sz="0" w:space="0" w:color="auto"/>
                <w:bottom w:val="none" w:sz="0" w:space="0" w:color="auto"/>
                <w:right w:val="none" w:sz="0" w:space="0" w:color="auto"/>
              </w:divBdr>
            </w:div>
            <w:div w:id="1528638470">
              <w:marLeft w:val="0"/>
              <w:marRight w:val="0"/>
              <w:marTop w:val="0"/>
              <w:marBottom w:val="0"/>
              <w:divBdr>
                <w:top w:val="none" w:sz="0" w:space="0" w:color="auto"/>
                <w:left w:val="none" w:sz="0" w:space="0" w:color="auto"/>
                <w:bottom w:val="none" w:sz="0" w:space="0" w:color="auto"/>
                <w:right w:val="none" w:sz="0" w:space="0" w:color="auto"/>
              </w:divBdr>
            </w:div>
            <w:div w:id="1875848230">
              <w:marLeft w:val="0"/>
              <w:marRight w:val="0"/>
              <w:marTop w:val="0"/>
              <w:marBottom w:val="0"/>
              <w:divBdr>
                <w:top w:val="none" w:sz="0" w:space="0" w:color="auto"/>
                <w:left w:val="none" w:sz="0" w:space="0" w:color="auto"/>
                <w:bottom w:val="none" w:sz="0" w:space="0" w:color="auto"/>
                <w:right w:val="none" w:sz="0" w:space="0" w:color="auto"/>
              </w:divBdr>
            </w:div>
            <w:div w:id="143000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1.jp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E85320-7E2B-4422-A100-BCD1D0E90D66}">
  <ds:schemaRefs>
    <ds:schemaRef ds:uri="http://schemas.openxmlformats.org/officeDocument/2006/bibliography"/>
  </ds:schemaRefs>
</ds:datastoreItem>
</file>

<file path=customXml/itemProps2.xml><?xml version="1.0" encoding="utf-8"?>
<ds:datastoreItem xmlns:ds="http://schemas.openxmlformats.org/officeDocument/2006/customXml" ds:itemID="{2AA1F538-ABE1-4F18-BC12-1BE58A4579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19</Pages>
  <Words>3109</Words>
  <Characters>17723</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1</cp:revision>
  <cp:lastPrinted>2018-11-21T00:34:00Z</cp:lastPrinted>
  <dcterms:created xsi:type="dcterms:W3CDTF">2018-11-26T05:48:00Z</dcterms:created>
  <dcterms:modified xsi:type="dcterms:W3CDTF">2018-11-26T15:09:00Z</dcterms:modified>
</cp:coreProperties>
</file>